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824E8" w14:textId="5154F6EF" w:rsidR="00C647B2" w:rsidRPr="005F59E2" w:rsidRDefault="00BA30E4" w:rsidP="00785C86">
      <w:pPr>
        <w:pStyle w:val="Heading1"/>
      </w:pPr>
      <w:r>
        <w:t>Education</w:t>
      </w:r>
    </w:p>
    <w:p w14:paraId="31C0A175" w14:textId="12A5ADC5" w:rsidR="00E87F0D" w:rsidRPr="005F59E2" w:rsidRDefault="00525446">
      <w:pPr>
        <w:tabs>
          <w:tab w:val="right" w:pos="9356"/>
        </w:tabs>
        <w:spacing w:before="60" w:after="0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0" w:author="Shamim, Md Hosne Mobarok" w:date="2026-02-10T18:18:00Z">
          <w:pPr>
            <w:tabs>
              <w:tab w:val="right" w:pos="9356"/>
            </w:tabs>
            <w:spacing w:before="60" w:after="0"/>
          </w:pPr>
        </w:pPrChange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1F5E24">
        <w:rPr>
          <w:rFonts w:ascii="Times New Roman" w:hAnsi="Times New Roman" w:cs="Times New Roman"/>
          <w:b/>
          <w:bCs/>
          <w:sz w:val="24"/>
          <w:szCs w:val="24"/>
        </w:rPr>
        <w:t>Nov</w:t>
      </w:r>
      <w:r w:rsidRPr="005F59E2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1F5E24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5F59E2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1F5E24">
        <w:rPr>
          <w:rFonts w:ascii="Times New Roman" w:hAnsi="Times New Roman" w:cs="Times New Roman"/>
          <w:b/>
          <w:bCs/>
          <w:i/>
          <w:iCs/>
          <w:sz w:val="24"/>
          <w:szCs w:val="24"/>
        </w:rPr>
        <w:t>ongoing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1F5E24" w:rsidRPr="00816F83">
        <w:rPr>
          <w:rFonts w:ascii="Times New Roman" w:hAnsi="Times New Roman" w:cs="Times New Roman"/>
          <w:b/>
          <w:bCs/>
          <w:sz w:val="24"/>
          <w:szCs w:val="24"/>
        </w:rPr>
        <w:t>Institut national de la recherche scientifique</w:t>
      </w:r>
      <w:r w:rsidR="001F5E24" w:rsidRPr="00816F83">
        <w:rPr>
          <w:rFonts w:ascii="Times New Roman" w:hAnsi="Times New Roman" w:cs="Times New Roman"/>
          <w:sz w:val="24"/>
          <w:szCs w:val="24"/>
        </w:rPr>
        <w:t xml:space="preserve"> </w:t>
      </w:r>
      <w:r w:rsidR="00E87F0D" w:rsidRPr="005F59E2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1F5E24">
        <w:rPr>
          <w:rFonts w:ascii="Times New Roman" w:hAnsi="Times New Roman" w:cs="Times New Roman"/>
          <w:b/>
          <w:bCs/>
          <w:sz w:val="24"/>
          <w:szCs w:val="24"/>
        </w:rPr>
        <w:t>INRS</w:t>
      </w:r>
      <w:r w:rsidR="00E87F0D" w:rsidRPr="005F59E2"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r w:rsidR="000E78B1" w:rsidRPr="001F5E2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Varennes</w:t>
      </w:r>
      <w:r w:rsidR="000E78B1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, </w:t>
      </w:r>
      <w:r w:rsidR="001F5E24" w:rsidRPr="001F5E24">
        <w:rPr>
          <w:rFonts w:ascii="Times New Roman" w:hAnsi="Times New Roman" w:cs="Times New Roman"/>
          <w:b/>
          <w:bCs/>
          <w:sz w:val="24"/>
          <w:szCs w:val="24"/>
        </w:rPr>
        <w:t>Québec</w:t>
      </w:r>
      <w:r w:rsidR="00E87F0D" w:rsidRPr="005F59E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1F5E24">
        <w:rPr>
          <w:rFonts w:ascii="Times New Roman" w:hAnsi="Times New Roman" w:cs="Times New Roman"/>
          <w:b/>
          <w:bCs/>
          <w:sz w:val="24"/>
          <w:szCs w:val="24"/>
        </w:rPr>
        <w:t>Canada</w:t>
      </w:r>
      <w:r w:rsidR="00E87F0D" w:rsidRPr="005F59E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45FED5D4" w14:textId="43605679" w:rsidR="00E87F0D" w:rsidRPr="005F59E2" w:rsidRDefault="00E87F0D">
      <w:pPr>
        <w:tabs>
          <w:tab w:val="right" w:pos="9356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  <w:pPrChange w:id="1" w:author="Shamim, Md Hosne Mobarok" w:date="2026-02-10T18:18:00Z">
          <w:pPr>
            <w:tabs>
              <w:tab w:val="right" w:pos="9356"/>
            </w:tabs>
            <w:spacing w:after="0"/>
          </w:pPr>
        </w:pPrChange>
      </w:pPr>
      <w:r w:rsidRPr="005F59E2">
        <w:rPr>
          <w:rFonts w:ascii="Times New Roman" w:hAnsi="Times New Roman" w:cs="Times New Roman"/>
          <w:sz w:val="24"/>
          <w:szCs w:val="24"/>
        </w:rPr>
        <w:t xml:space="preserve">MSc in </w:t>
      </w:r>
      <w:r w:rsidR="001F5E24">
        <w:rPr>
          <w:rFonts w:ascii="Times New Roman" w:hAnsi="Times New Roman" w:cs="Times New Roman"/>
          <w:sz w:val="24"/>
          <w:szCs w:val="24"/>
        </w:rPr>
        <w:t>Energy and Materials</w:t>
      </w:r>
      <w:r w:rsidR="00BF7F6E">
        <w:rPr>
          <w:rFonts w:ascii="Times New Roman" w:hAnsi="Times New Roman" w:cs="Times New Roman"/>
          <w:sz w:val="24"/>
          <w:szCs w:val="24"/>
        </w:rPr>
        <w:t xml:space="preserve"> (</w:t>
      </w:r>
      <w:r w:rsidR="000A3115">
        <w:rPr>
          <w:rFonts w:ascii="Times New Roman" w:hAnsi="Times New Roman" w:cs="Times New Roman"/>
          <w:sz w:val="24"/>
          <w:szCs w:val="24"/>
        </w:rPr>
        <w:t xml:space="preserve">CGPA: </w:t>
      </w:r>
      <w:r w:rsidR="001F5E24">
        <w:rPr>
          <w:rFonts w:ascii="Times New Roman" w:hAnsi="Times New Roman" w:cs="Times New Roman"/>
          <w:sz w:val="24"/>
          <w:szCs w:val="24"/>
        </w:rPr>
        <w:t>4.3</w:t>
      </w:r>
      <w:r w:rsidR="00BF7F6E">
        <w:rPr>
          <w:rFonts w:ascii="Times New Roman" w:hAnsi="Times New Roman" w:cs="Times New Roman"/>
          <w:sz w:val="24"/>
          <w:szCs w:val="24"/>
        </w:rPr>
        <w:t>/4.</w:t>
      </w:r>
      <w:r w:rsidR="001F5E24">
        <w:rPr>
          <w:rFonts w:ascii="Times New Roman" w:hAnsi="Times New Roman" w:cs="Times New Roman"/>
          <w:sz w:val="24"/>
          <w:szCs w:val="24"/>
        </w:rPr>
        <w:t>3</w:t>
      </w:r>
      <w:ins w:id="2" w:author="Morandotti, Roberto" w:date="2026-02-10T23:42:00Z" w16du:dateUtc="2026-02-11T02:42:00Z">
        <w:r w:rsidR="006144BE">
          <w:rPr>
            <w:rFonts w:ascii="Times New Roman" w:hAnsi="Times New Roman" w:cs="Times New Roman"/>
            <w:sz w:val="24"/>
            <w:szCs w:val="24"/>
          </w:rPr>
          <w:t xml:space="preserve"> up to </w:t>
        </w:r>
        <w:commentRangeStart w:id="3"/>
        <w:r w:rsidR="006144BE">
          <w:rPr>
            <w:rFonts w:ascii="Times New Roman" w:hAnsi="Times New Roman" w:cs="Times New Roman"/>
            <w:sz w:val="24"/>
            <w:szCs w:val="24"/>
          </w:rPr>
          <w:t>know</w:t>
        </w:r>
      </w:ins>
      <w:commentRangeEnd w:id="3"/>
      <w:r w:rsidR="006144BE">
        <w:rPr>
          <w:rStyle w:val="CommentReference"/>
          <w:rFonts w:ascii="Times New Roman" w:hAnsi="Times New Roman" w:cs="Times New Roman"/>
          <w:sz w:val="24"/>
          <w:szCs w:val="24"/>
        </w:rPr>
        <w:commentReference w:id="3"/>
      </w:r>
      <w:del w:id="4" w:author="Morandotti, Roberto" w:date="2026-02-10T23:42:00Z" w16du:dateUtc="2026-02-11T02:42:00Z">
        <w:r w:rsidR="006144BE" w:rsidDel="006144BE">
          <w:rPr>
            <w:rFonts w:ascii="Times New Roman" w:hAnsi="Times New Roman" w:cs="Times New Roman"/>
            <w:sz w:val="24"/>
            <w:szCs w:val="24"/>
          </w:rPr>
          <w:delText xml:space="preserve">, </w:delText>
        </w:r>
      </w:del>
      <w:r w:rsidR="00BF7F6E">
        <w:rPr>
          <w:rFonts w:ascii="Times New Roman" w:hAnsi="Times New Roman" w:cs="Times New Roman"/>
          <w:sz w:val="24"/>
          <w:szCs w:val="24"/>
        </w:rPr>
        <w:t>)</w:t>
      </w:r>
      <w:r w:rsidRPr="005F59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56E596" w14:textId="2D207032" w:rsidR="00437831" w:rsidRDefault="00B14393">
      <w:pPr>
        <w:tabs>
          <w:tab w:val="right" w:pos="9356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  <w:pPrChange w:id="5" w:author="Shamim, Md Hosne Mobarok" w:date="2026-02-10T18:18:00Z">
          <w:pPr>
            <w:tabs>
              <w:tab w:val="right" w:pos="9356"/>
            </w:tabs>
            <w:spacing w:after="0"/>
          </w:pPr>
        </w:pPrChange>
      </w:pPr>
      <w:r w:rsidRPr="005F59E2">
        <w:rPr>
          <w:rFonts w:ascii="Times New Roman" w:hAnsi="Times New Roman" w:cs="Times New Roman"/>
          <w:i/>
          <w:iCs/>
          <w:sz w:val="24"/>
          <w:szCs w:val="24"/>
        </w:rPr>
        <w:t>Thesis</w:t>
      </w:r>
      <w:r w:rsidR="00E87F0D" w:rsidRPr="005F59E2">
        <w:rPr>
          <w:rFonts w:ascii="Times New Roman" w:hAnsi="Times New Roman" w:cs="Times New Roman"/>
          <w:sz w:val="24"/>
          <w:szCs w:val="24"/>
        </w:rPr>
        <w:t xml:space="preserve">: </w:t>
      </w:r>
      <w:r w:rsidR="001F5E24">
        <w:rPr>
          <w:rFonts w:ascii="Times New Roman" w:hAnsi="Times New Roman" w:cs="Times New Roman"/>
          <w:sz w:val="24"/>
          <w:szCs w:val="24"/>
        </w:rPr>
        <w:t>Quantum Advantage on Generative Machine Learning problems on a photonic platform</w:t>
      </w:r>
    </w:p>
    <w:p w14:paraId="5C5DF510" w14:textId="6DE67E72" w:rsidR="00E87F0D" w:rsidRPr="005F59E2" w:rsidRDefault="00E87F0D">
      <w:pPr>
        <w:tabs>
          <w:tab w:val="right" w:pos="9356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  <w:pPrChange w:id="6" w:author="Shamim, Md Hosne Mobarok" w:date="2026-02-10T18:18:00Z">
          <w:pPr>
            <w:tabs>
              <w:tab w:val="right" w:pos="9356"/>
            </w:tabs>
            <w:spacing w:after="0"/>
          </w:pPr>
        </w:pPrChange>
      </w:pPr>
      <w:r w:rsidRPr="005F59E2">
        <w:rPr>
          <w:rFonts w:ascii="Times New Roman" w:hAnsi="Times New Roman" w:cs="Times New Roman"/>
          <w:i/>
          <w:iCs/>
          <w:sz w:val="24"/>
          <w:szCs w:val="24"/>
        </w:rPr>
        <w:t>Supervisor</w:t>
      </w:r>
      <w:r w:rsidRPr="005F59E2">
        <w:rPr>
          <w:rFonts w:ascii="Times New Roman" w:hAnsi="Times New Roman" w:cs="Times New Roman"/>
          <w:sz w:val="24"/>
          <w:szCs w:val="24"/>
        </w:rPr>
        <w:t xml:space="preserve">: </w:t>
      </w:r>
      <w:r>
        <w:fldChar w:fldCharType="begin"/>
      </w:r>
      <w:r>
        <w:instrText>HYPERLINK "https://inrs.ca/en/research/professors/roberto-morandotti/"</w:instrText>
      </w:r>
      <w:r>
        <w:fldChar w:fldCharType="separate"/>
      </w:r>
      <w:r w:rsidRPr="005F59E2">
        <w:rPr>
          <w:rStyle w:val="Hyperlink"/>
          <w:rFonts w:ascii="Times New Roman" w:hAnsi="Times New Roman" w:cs="Times New Roman"/>
          <w:color w:val="auto"/>
          <w:sz w:val="24"/>
          <w:szCs w:val="24"/>
        </w:rPr>
        <w:t xml:space="preserve">Prof. </w:t>
      </w:r>
      <w:r w:rsidR="001F5E24">
        <w:rPr>
          <w:rStyle w:val="Hyperlink"/>
          <w:rFonts w:ascii="Times New Roman" w:hAnsi="Times New Roman" w:cs="Times New Roman"/>
          <w:color w:val="auto"/>
          <w:sz w:val="24"/>
          <w:szCs w:val="24"/>
        </w:rPr>
        <w:t>Roberto</w:t>
      </w:r>
      <w:r w:rsidRPr="005F59E2">
        <w:rPr>
          <w:rStyle w:val="Hyperlink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1F5E24">
        <w:rPr>
          <w:rStyle w:val="Hyperlink"/>
          <w:rFonts w:ascii="Times New Roman" w:hAnsi="Times New Roman" w:cs="Times New Roman"/>
          <w:color w:val="auto"/>
          <w:sz w:val="24"/>
          <w:szCs w:val="24"/>
        </w:rPr>
        <w:t>Morandotti</w:t>
      </w:r>
      <w:r>
        <w:fldChar w:fldCharType="end"/>
      </w:r>
    </w:p>
    <w:p w14:paraId="1B8F58DB" w14:textId="7D0E1DFF" w:rsidR="00E87F0D" w:rsidRPr="005F59E2" w:rsidRDefault="00525446">
      <w:pPr>
        <w:tabs>
          <w:tab w:val="right" w:pos="9356"/>
        </w:tabs>
        <w:spacing w:before="60" w:after="0"/>
        <w:jc w:val="both"/>
        <w:rPr>
          <w:rFonts w:ascii="Times New Roman" w:hAnsi="Times New Roman" w:cs="Times New Roman"/>
          <w:b/>
          <w:bCs/>
          <w:sz w:val="24"/>
          <w:szCs w:val="24"/>
        </w:rPr>
        <w:pPrChange w:id="7" w:author="Shamim, Md Hosne Mobarok" w:date="2026-02-10T18:18:00Z">
          <w:pPr>
            <w:tabs>
              <w:tab w:val="right" w:pos="9356"/>
            </w:tabs>
            <w:spacing w:before="60" w:after="0"/>
          </w:pPr>
        </w:pPrChange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1F5E24">
        <w:rPr>
          <w:rFonts w:ascii="Times New Roman" w:hAnsi="Times New Roman" w:cs="Times New Roman"/>
          <w:b/>
          <w:bCs/>
          <w:sz w:val="24"/>
          <w:szCs w:val="24"/>
        </w:rPr>
        <w:t>Feb</w:t>
      </w:r>
      <w:r w:rsidRPr="005F59E2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1F5E24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5F59E2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1F5E24">
        <w:rPr>
          <w:rFonts w:ascii="Times New Roman" w:hAnsi="Times New Roman" w:cs="Times New Roman"/>
          <w:b/>
          <w:bCs/>
          <w:sz w:val="24"/>
          <w:szCs w:val="24"/>
        </w:rPr>
        <w:t>March</w:t>
      </w:r>
      <w:r w:rsidRPr="005F59E2">
        <w:rPr>
          <w:rFonts w:ascii="Times New Roman" w:hAnsi="Times New Roman" w:cs="Times New Roman"/>
          <w:b/>
          <w:bCs/>
          <w:sz w:val="24"/>
          <w:szCs w:val="24"/>
        </w:rPr>
        <w:t xml:space="preserve"> 20</w:t>
      </w:r>
      <w:r w:rsidR="001F5E24">
        <w:rPr>
          <w:rFonts w:ascii="Times New Roman" w:hAnsi="Times New Roman" w:cs="Times New Roman"/>
          <w:b/>
          <w:bCs/>
          <w:sz w:val="24"/>
          <w:szCs w:val="24"/>
        </w:rPr>
        <w:t>25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  <w:r w:rsidR="001F5E24">
        <w:rPr>
          <w:rFonts w:ascii="Times New Roman" w:hAnsi="Times New Roman" w:cs="Times New Roman"/>
          <w:b/>
          <w:bCs/>
          <w:sz w:val="24"/>
          <w:szCs w:val="24"/>
        </w:rPr>
        <w:t>Bangladesh University of Engineering and Technology</w:t>
      </w:r>
      <w:r w:rsidR="00E87F0D" w:rsidRPr="005F59E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1F5E24">
        <w:rPr>
          <w:rFonts w:ascii="Times New Roman" w:hAnsi="Times New Roman" w:cs="Times New Roman"/>
          <w:b/>
          <w:bCs/>
          <w:sz w:val="24"/>
          <w:szCs w:val="24"/>
        </w:rPr>
        <w:t>BUET</w:t>
      </w:r>
      <w:r w:rsidR="00E87F0D" w:rsidRPr="005F59E2">
        <w:rPr>
          <w:rFonts w:ascii="Times New Roman" w:hAnsi="Times New Roman" w:cs="Times New Roman"/>
          <w:b/>
          <w:bCs/>
          <w:sz w:val="24"/>
          <w:szCs w:val="24"/>
        </w:rPr>
        <w:t xml:space="preserve">), </w:t>
      </w:r>
      <w:r w:rsidR="001F5E24">
        <w:rPr>
          <w:rFonts w:ascii="Times New Roman" w:hAnsi="Times New Roman" w:cs="Times New Roman"/>
          <w:b/>
          <w:bCs/>
          <w:sz w:val="24"/>
          <w:szCs w:val="24"/>
        </w:rPr>
        <w:t>Dhaka</w:t>
      </w:r>
      <w:r w:rsidR="00E87F0D" w:rsidRPr="005F59E2">
        <w:rPr>
          <w:rFonts w:ascii="Times New Roman" w:hAnsi="Times New Roman" w:cs="Times New Roman"/>
          <w:b/>
          <w:bCs/>
          <w:sz w:val="24"/>
          <w:szCs w:val="24"/>
        </w:rPr>
        <w:t>, Bangladesh</w:t>
      </w:r>
      <w:r w:rsidR="00E87F0D" w:rsidRPr="005F59E2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65508E91" w14:textId="52C35C3D" w:rsidR="00E87F0D" w:rsidRPr="005F59E2" w:rsidRDefault="00E87F0D">
      <w:pPr>
        <w:tabs>
          <w:tab w:val="right" w:pos="9356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  <w:pPrChange w:id="8" w:author="Shamim, Md Hosne Mobarok" w:date="2026-02-10T18:18:00Z">
          <w:pPr>
            <w:tabs>
              <w:tab w:val="right" w:pos="9356"/>
            </w:tabs>
            <w:spacing w:after="0"/>
          </w:pPr>
        </w:pPrChange>
      </w:pPr>
      <w:r w:rsidRPr="005F59E2">
        <w:rPr>
          <w:rFonts w:ascii="Times New Roman" w:hAnsi="Times New Roman" w:cs="Times New Roman"/>
          <w:sz w:val="24"/>
          <w:szCs w:val="24"/>
        </w:rPr>
        <w:t>BSc</w:t>
      </w:r>
      <w:r w:rsidR="001F5E24">
        <w:rPr>
          <w:rFonts w:ascii="Times New Roman" w:hAnsi="Times New Roman" w:cs="Times New Roman"/>
          <w:sz w:val="24"/>
          <w:szCs w:val="24"/>
        </w:rPr>
        <w:t>.Eng</w:t>
      </w:r>
      <w:del w:id="9" w:author="Morandotti, Roberto" w:date="2026-02-10T23:43:00Z" w16du:dateUtc="2026-02-11T02:43:00Z">
        <w:r w:rsidR="001F5E24" w:rsidDel="006144BE">
          <w:rPr>
            <w:rFonts w:ascii="Times New Roman" w:hAnsi="Times New Roman" w:cs="Times New Roman"/>
            <w:sz w:val="24"/>
            <w:szCs w:val="24"/>
          </w:rPr>
          <w:delText>g</w:delText>
        </w:r>
      </w:del>
      <w:r w:rsidR="001F5E24">
        <w:rPr>
          <w:rFonts w:ascii="Times New Roman" w:hAnsi="Times New Roman" w:cs="Times New Roman"/>
          <w:sz w:val="24"/>
          <w:szCs w:val="24"/>
        </w:rPr>
        <w:t>.</w:t>
      </w:r>
      <w:r w:rsidRPr="005F59E2">
        <w:rPr>
          <w:rFonts w:ascii="Times New Roman" w:hAnsi="Times New Roman" w:cs="Times New Roman"/>
          <w:sz w:val="24"/>
          <w:szCs w:val="24"/>
        </w:rPr>
        <w:t xml:space="preserve"> in Electrical and Electronic Engineering </w:t>
      </w:r>
      <w:r w:rsidR="000A3115">
        <w:rPr>
          <w:rFonts w:ascii="Times New Roman" w:hAnsi="Times New Roman" w:cs="Times New Roman"/>
          <w:sz w:val="24"/>
          <w:szCs w:val="24"/>
        </w:rPr>
        <w:t>(CGPA: 3.9/4.0)</w:t>
      </w:r>
    </w:p>
    <w:p w14:paraId="63AACCB9" w14:textId="6C867FCA" w:rsidR="006C5083" w:rsidRDefault="00970308">
      <w:pPr>
        <w:tabs>
          <w:tab w:val="right" w:pos="9356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  <w:pPrChange w:id="10" w:author="Shamim, Md Hosne Mobarok" w:date="2026-02-10T18:18:00Z">
          <w:pPr>
            <w:tabs>
              <w:tab w:val="right" w:pos="9356"/>
            </w:tabs>
            <w:spacing w:after="0"/>
          </w:pPr>
        </w:pPrChange>
      </w:pPr>
      <w:r w:rsidRPr="005F59E2">
        <w:rPr>
          <w:rFonts w:ascii="Times New Roman" w:hAnsi="Times New Roman" w:cs="Times New Roman"/>
          <w:i/>
          <w:iCs/>
          <w:sz w:val="24"/>
          <w:szCs w:val="24"/>
        </w:rPr>
        <w:t>Thesis</w:t>
      </w:r>
      <w:r w:rsidR="00E87F0D" w:rsidRPr="005F59E2">
        <w:rPr>
          <w:rFonts w:ascii="Times New Roman" w:hAnsi="Times New Roman" w:cs="Times New Roman"/>
          <w:sz w:val="24"/>
          <w:szCs w:val="24"/>
        </w:rPr>
        <w:t xml:space="preserve">: </w:t>
      </w:r>
      <w:r w:rsidR="001F5E24">
        <w:rPr>
          <w:rFonts w:ascii="Times New Roman" w:hAnsi="Times New Roman" w:cs="Times New Roman"/>
          <w:sz w:val="24"/>
          <w:szCs w:val="24"/>
        </w:rPr>
        <w:t>Photonic Memory</w:t>
      </w:r>
      <w:r w:rsidR="00BD4FBE">
        <w:rPr>
          <w:rFonts w:ascii="Times New Roman" w:hAnsi="Times New Roman" w:cs="Times New Roman"/>
          <w:sz w:val="24"/>
          <w:szCs w:val="24"/>
        </w:rPr>
        <w:t xml:space="preserve"> based on Phase Change Materials</w:t>
      </w:r>
      <w:r w:rsidR="001F5E24">
        <w:rPr>
          <w:rFonts w:ascii="Times New Roman" w:hAnsi="Times New Roman" w:cs="Times New Roman"/>
          <w:sz w:val="24"/>
          <w:szCs w:val="24"/>
        </w:rPr>
        <w:t xml:space="preserve"> for Neuromorphic Computing</w:t>
      </w:r>
    </w:p>
    <w:p w14:paraId="5E7A35AD" w14:textId="4B6EC457" w:rsidR="00E87F0D" w:rsidRPr="005F59E2" w:rsidRDefault="00E87F0D">
      <w:pPr>
        <w:tabs>
          <w:tab w:val="right" w:pos="9356"/>
        </w:tabs>
        <w:spacing w:after="0"/>
        <w:jc w:val="both"/>
        <w:rPr>
          <w:rStyle w:val="Hyperlink"/>
          <w:rFonts w:ascii="Times New Roman" w:hAnsi="Times New Roman" w:cs="Times New Roman"/>
          <w:color w:val="auto"/>
          <w:sz w:val="24"/>
          <w:szCs w:val="24"/>
          <w:u w:val="none"/>
        </w:rPr>
        <w:pPrChange w:id="11" w:author="Shamim, Md Hosne Mobarok" w:date="2026-02-10T18:18:00Z">
          <w:pPr>
            <w:tabs>
              <w:tab w:val="right" w:pos="9356"/>
            </w:tabs>
            <w:spacing w:after="0"/>
          </w:pPr>
        </w:pPrChange>
      </w:pPr>
      <w:r w:rsidRPr="005F59E2">
        <w:rPr>
          <w:rFonts w:ascii="Times New Roman" w:hAnsi="Times New Roman" w:cs="Times New Roman"/>
          <w:i/>
          <w:iCs/>
          <w:sz w:val="24"/>
          <w:szCs w:val="24"/>
        </w:rPr>
        <w:t>Supervisor</w:t>
      </w:r>
      <w:r w:rsidRPr="005F59E2">
        <w:rPr>
          <w:rFonts w:ascii="Times New Roman" w:hAnsi="Times New Roman" w:cs="Times New Roman"/>
          <w:sz w:val="24"/>
          <w:szCs w:val="24"/>
        </w:rPr>
        <w:t xml:space="preserve">: </w:t>
      </w:r>
      <w:r>
        <w:fldChar w:fldCharType="begin"/>
      </w:r>
      <w:r>
        <w:instrText>HYPERLINK "https://eee.buet.ac.bd/people/faculty/dmzi"</w:instrText>
      </w:r>
      <w:r>
        <w:fldChar w:fldCharType="separate"/>
      </w:r>
      <w:r w:rsidRPr="001F5E24">
        <w:rPr>
          <w:rStyle w:val="Hyperlink"/>
          <w:rFonts w:ascii="Times New Roman" w:hAnsi="Times New Roman" w:cs="Times New Roman"/>
          <w:color w:val="auto"/>
          <w:sz w:val="24"/>
          <w:szCs w:val="24"/>
        </w:rPr>
        <w:t xml:space="preserve">Prof. Md </w:t>
      </w:r>
      <w:r w:rsidR="001F5E24" w:rsidRPr="001F5E24">
        <w:rPr>
          <w:rStyle w:val="Hyperlink"/>
          <w:rFonts w:ascii="Times New Roman" w:hAnsi="Times New Roman" w:cs="Times New Roman"/>
          <w:color w:val="auto"/>
          <w:sz w:val="24"/>
          <w:szCs w:val="24"/>
        </w:rPr>
        <w:t>Zahurul Islam</w:t>
      </w:r>
      <w:r>
        <w:fldChar w:fldCharType="end"/>
      </w:r>
    </w:p>
    <w:p w14:paraId="414BB629" w14:textId="263D89E3" w:rsidR="00751B2F" w:rsidRPr="00055EFF" w:rsidRDefault="00563E78" w:rsidP="00785C86">
      <w:pPr>
        <w:pStyle w:val="Heading1"/>
        <w:rPr>
          <w:lang w:val="fr-CA"/>
        </w:rPr>
      </w:pPr>
      <w:r w:rsidRPr="00055EFF">
        <w:rPr>
          <w:lang w:val="fr-CA"/>
        </w:rPr>
        <w:t>Research</w:t>
      </w:r>
      <w:r w:rsidR="00C83F99" w:rsidRPr="00055EFF">
        <w:rPr>
          <w:lang w:val="fr-CA"/>
        </w:rPr>
        <w:t xml:space="preserve"> Experience</w:t>
      </w:r>
    </w:p>
    <w:p w14:paraId="5038F0AD" w14:textId="3D6E1C8C" w:rsidR="001F5E24" w:rsidRPr="001F5E24" w:rsidRDefault="001F5E24" w:rsidP="00A8047C">
      <w:pPr>
        <w:spacing w:after="0" w:line="24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r w:rsidRPr="001F5E2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(September 2025–</w:t>
      </w:r>
      <w:r w:rsidRPr="001F5E24">
        <w:rPr>
          <w:rFonts w:ascii="TimesNewRomanPS-BoldItalicMT" w:eastAsia="Times New Roman" w:hAnsi="TimesNewRomanPS-BoldItalicMT" w:cs="Times New Roman"/>
          <w:b/>
          <w:bCs/>
          <w:i/>
          <w:iCs/>
          <w:color w:val="000000"/>
          <w:sz w:val="24"/>
          <w:szCs w:val="24"/>
        </w:rPr>
        <w:t>ongoing</w:t>
      </w:r>
      <w:r w:rsidRPr="001F5E2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) INRS</w:t>
      </w:r>
      <w:r w:rsidR="000E78B1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 xml:space="preserve"> </w:t>
      </w:r>
      <w:r w:rsidRPr="001F5E2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— Master’s Student (Supervisor: Prof. Roberto Morandotti)</w:t>
      </w:r>
    </w:p>
    <w:p w14:paraId="149EEEF8" w14:textId="102D59C0" w:rsidR="00D16B99" w:rsidRPr="00D16B99" w:rsidRDefault="00D16B99" w:rsidP="00D16B99">
      <w:pPr>
        <w:spacing w:after="0" w:line="240" w:lineRule="auto"/>
        <w:jc w:val="both"/>
        <w:rPr>
          <w:rFonts w:ascii="TimesNewRomanPSMT" w:eastAsia="Times New Roman" w:hAnsi="TimesNewRomanPSMT"/>
          <w:color w:val="000000"/>
          <w:sz w:val="24"/>
          <w:szCs w:val="24"/>
        </w:rPr>
      </w:pPr>
      <w:r w:rsidRPr="00D16B99">
        <w:rPr>
          <w:rFonts w:ascii="TimesNewRomanPSMT" w:eastAsia="Times New Roman" w:hAnsi="TimesNewRomanPSMT"/>
          <w:color w:val="000000"/>
          <w:sz w:val="24"/>
          <w:szCs w:val="24"/>
        </w:rPr>
        <w:t xml:space="preserve">My work focuses on quantum machine learning, </w:t>
      </w:r>
      <w:del w:id="12" w:author="Morandotti, Roberto" w:date="2026-02-10T23:43:00Z" w16du:dateUtc="2026-02-11T02:43:00Z">
        <w:r w:rsidRPr="00D16B99" w:rsidDel="006144BE">
          <w:rPr>
            <w:rFonts w:ascii="TimesNewRomanPSMT" w:eastAsia="Times New Roman" w:hAnsi="TimesNewRomanPSMT"/>
            <w:color w:val="000000"/>
            <w:sz w:val="24"/>
            <w:szCs w:val="24"/>
          </w:rPr>
          <w:delText>with the goal</w:delText>
        </w:r>
      </w:del>
      <w:ins w:id="13" w:author="Morandotti, Roberto" w:date="2026-02-10T23:43:00Z" w16du:dateUtc="2026-02-11T02:43:00Z">
        <w:r w:rsidR="006144BE">
          <w:rPr>
            <w:rFonts w:ascii="TimesNewRomanPSMT" w:eastAsia="Times New Roman" w:hAnsi="TimesNewRomanPSMT"/>
            <w:color w:val="000000"/>
            <w:sz w:val="24"/>
            <w:szCs w:val="24"/>
          </w:rPr>
          <w:t>aiming</w:t>
        </w:r>
      </w:ins>
      <w:r w:rsidRPr="00D16B99">
        <w:rPr>
          <w:rFonts w:ascii="TimesNewRomanPSMT" w:eastAsia="Times New Roman" w:hAnsi="TimesNewRomanPSMT"/>
          <w:color w:val="000000"/>
          <w:sz w:val="24"/>
          <w:szCs w:val="24"/>
        </w:rPr>
        <w:t xml:space="preserve"> </w:t>
      </w:r>
      <w:del w:id="14" w:author="Morandotti, Roberto" w:date="2026-02-10T23:43:00Z" w16du:dateUtc="2026-02-11T02:43:00Z">
        <w:r w:rsidRPr="00D16B99" w:rsidDel="006144BE">
          <w:rPr>
            <w:rFonts w:ascii="TimesNewRomanPSMT" w:eastAsia="Times New Roman" w:hAnsi="TimesNewRomanPSMT"/>
            <w:color w:val="000000"/>
            <w:sz w:val="24"/>
            <w:szCs w:val="24"/>
          </w:rPr>
          <w:delText>of</w:delText>
        </w:r>
      </w:del>
      <w:ins w:id="15" w:author="Morandotti, Roberto" w:date="2026-02-10T23:43:00Z" w16du:dateUtc="2026-02-11T02:43:00Z">
        <w:r w:rsidR="006144BE">
          <w:rPr>
            <w:rFonts w:ascii="TimesNewRomanPSMT" w:eastAsia="Times New Roman" w:hAnsi="TimesNewRomanPSMT"/>
            <w:color w:val="000000"/>
            <w:sz w:val="24"/>
            <w:szCs w:val="24"/>
          </w:rPr>
          <w:t>to</w:t>
        </w:r>
      </w:ins>
      <w:r w:rsidRPr="00D16B99">
        <w:rPr>
          <w:rFonts w:ascii="TimesNewRomanPSMT" w:eastAsia="Times New Roman" w:hAnsi="TimesNewRomanPSMT"/>
          <w:color w:val="000000"/>
          <w:sz w:val="24"/>
          <w:szCs w:val="24"/>
        </w:rPr>
        <w:t xml:space="preserve"> </w:t>
      </w:r>
      <w:del w:id="16" w:author="Morandotti, Roberto" w:date="2026-02-10T23:43:00Z" w16du:dateUtc="2026-02-11T02:43:00Z">
        <w:r w:rsidRPr="00D16B99" w:rsidDel="006144BE">
          <w:rPr>
            <w:rFonts w:ascii="TimesNewRomanPSMT" w:eastAsia="Times New Roman" w:hAnsi="TimesNewRomanPSMT"/>
            <w:color w:val="000000"/>
            <w:sz w:val="24"/>
            <w:szCs w:val="24"/>
          </w:rPr>
          <w:delText xml:space="preserve">demonstrating </w:delText>
        </w:r>
      </w:del>
      <w:ins w:id="17" w:author="Morandotti, Roberto" w:date="2026-02-10T23:43:00Z" w16du:dateUtc="2026-02-11T02:43:00Z">
        <w:r w:rsidR="006144BE" w:rsidRPr="00D16B99">
          <w:rPr>
            <w:rFonts w:ascii="TimesNewRomanPSMT" w:eastAsia="Times New Roman" w:hAnsi="TimesNewRomanPSMT"/>
            <w:color w:val="000000"/>
            <w:sz w:val="24"/>
            <w:szCs w:val="24"/>
          </w:rPr>
          <w:t>demonstrat</w:t>
        </w:r>
        <w:r w:rsidR="006144BE">
          <w:rPr>
            <w:rFonts w:ascii="TimesNewRomanPSMT" w:eastAsia="Times New Roman" w:hAnsi="TimesNewRomanPSMT"/>
            <w:color w:val="000000"/>
            <w:sz w:val="24"/>
            <w:szCs w:val="24"/>
          </w:rPr>
          <w:t>e</w:t>
        </w:r>
        <w:r w:rsidR="006144BE" w:rsidRPr="00D16B99">
          <w:rPr>
            <w:rFonts w:ascii="TimesNewRomanPSMT" w:eastAsia="Times New Roman" w:hAnsi="TimesNewRomanPSMT"/>
            <w:color w:val="000000"/>
            <w:sz w:val="24"/>
            <w:szCs w:val="24"/>
          </w:rPr>
          <w:t xml:space="preserve"> </w:t>
        </w:r>
      </w:ins>
      <w:r w:rsidRPr="00D16B99">
        <w:rPr>
          <w:rFonts w:ascii="TimesNewRomanPSMT" w:eastAsia="Times New Roman" w:hAnsi="TimesNewRomanPSMT"/>
          <w:color w:val="000000"/>
          <w:sz w:val="24"/>
          <w:szCs w:val="24"/>
        </w:rPr>
        <w:t xml:space="preserve">quantum advantage </w:t>
      </w:r>
      <w:del w:id="18" w:author="Morandotti, Roberto" w:date="2026-02-10T23:43:00Z" w16du:dateUtc="2026-02-11T02:43:00Z">
        <w:r w:rsidRPr="00D16B99" w:rsidDel="006144BE">
          <w:rPr>
            <w:rFonts w:ascii="TimesNewRomanPSMT" w:eastAsia="Times New Roman" w:hAnsi="TimesNewRomanPSMT"/>
            <w:color w:val="000000"/>
            <w:sz w:val="24"/>
            <w:szCs w:val="24"/>
          </w:rPr>
          <w:delText>for</w:delText>
        </w:r>
      </w:del>
      <w:ins w:id="19" w:author="Morandotti, Roberto" w:date="2026-02-10T23:43:00Z" w16du:dateUtc="2026-02-11T02:43:00Z">
        <w:r w:rsidR="006144BE">
          <w:rPr>
            <w:rFonts w:ascii="TimesNewRomanPSMT" w:eastAsia="Times New Roman" w:hAnsi="TimesNewRomanPSMT"/>
            <w:color w:val="000000"/>
            <w:sz w:val="24"/>
            <w:szCs w:val="24"/>
          </w:rPr>
          <w:t>in</w:t>
        </w:r>
      </w:ins>
      <w:r w:rsidRPr="00D16B99">
        <w:rPr>
          <w:rFonts w:ascii="TimesNewRomanPSMT" w:eastAsia="Times New Roman" w:hAnsi="TimesNewRomanPSMT"/>
          <w:color w:val="000000"/>
          <w:sz w:val="24"/>
          <w:szCs w:val="24"/>
        </w:rPr>
        <w:t xml:space="preserve"> generative AI tasks on photonic platforms. I am responsible for formulating the research problem, defining realistic physical and computational constraints, and developing a coherent project plan that bridges theory and experiment. In practice, I am building the theoretical and numerical foundations by studying quantum complexity theory and discrete-variable quantum machine learning, and translating these ideas into continuous-variable and high-dimensional (qudit) photonic implementations. This involves analyzing algorithms, identifying feasible photonic architectures, and evaluating trade-offs between theoretical performance and physical realizability. </w:t>
      </w:r>
    </w:p>
    <w:p w14:paraId="6DBCAAFD" w14:textId="77777777" w:rsidR="001F5E24" w:rsidRPr="001F5E24" w:rsidRDefault="001F5E24" w:rsidP="00A8047C">
      <w:pPr>
        <w:spacing w:after="0" w:line="24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r w:rsidRPr="001F5E2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(May 2024–April 2025) North South University (NSU) Optics Lab — Research Assistant (Supervisor: Prof. Mahdy Rahman Chowdhury)</w:t>
      </w:r>
    </w:p>
    <w:p w14:paraId="47BD9B8A" w14:textId="720AD433" w:rsidR="00D16B99" w:rsidRPr="00D16B99" w:rsidRDefault="00D16B99" w:rsidP="00D16B99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D16B99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During my undergraduate studies at BUET, I worked at the NSU Optics Lab on near-field energy transfer between a thermal emitter and an InSb TPV cell, studying how extreme near-field coupling enhances spectral selectivity and improves TPV efficiency beyond the blackbody limit. I designed and simulated a metamaterial perfect-absorber thermal emitter matched to the TPV band edge and analyzed the roles of evanescent modes, surface polaritons, and emitter–cell separation. This work resulted in a journal paper currently under review at the </w:t>
      </w:r>
      <w:r w:rsidRPr="00D16B99">
        <w:rPr>
          <w:rFonts w:ascii="TimesNewRomanPSMT" w:eastAsia="Times New Roman" w:hAnsi="TimesNewRomanPSMT" w:cs="Times New Roman"/>
          <w:i/>
          <w:iCs/>
          <w:color w:val="000000"/>
          <w:sz w:val="24"/>
          <w:szCs w:val="24"/>
        </w:rPr>
        <w:t>Journal of Applied Physics</w:t>
      </w:r>
      <w:r w:rsidRPr="00D16B99">
        <w:rPr>
          <w:rFonts w:ascii="TimesNewRomanPSMT" w:eastAsia="Times New Roman" w:hAnsi="TimesNewRomanPSMT" w:cs="Times New Roman"/>
          <w:color w:val="000000"/>
          <w:sz w:val="24"/>
          <w:szCs w:val="24"/>
        </w:rPr>
        <w:t>.</w:t>
      </w:r>
    </w:p>
    <w:p w14:paraId="52D03337" w14:textId="676854EB" w:rsidR="001F5E24" w:rsidRPr="001F5E24" w:rsidRDefault="001F5E24" w:rsidP="00A8047C">
      <w:pPr>
        <w:spacing w:after="0" w:line="24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r w:rsidRPr="001F5E2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(Feb 2024–March 2025) BUET — Undergraduate Researcher (Supervisor: Prof. Md. Zahurul Islam)</w:t>
      </w:r>
    </w:p>
    <w:p w14:paraId="3691E4DB" w14:textId="7E700422" w:rsidR="00A82F3D" w:rsidRPr="001F5E24" w:rsidRDefault="00D16B99" w:rsidP="00A8047C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D16B99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For my undergraduate thesis at BUET, I developed an all-optical memory cell based on GSST (Ge₂Sb₂Se₄Te₁) for photonic neuromorphic computing, </w:t>
      </w:r>
      <w:del w:id="20" w:author="Morandotti, Roberto" w:date="2026-02-10T23:44:00Z" w16du:dateUtc="2026-02-11T02:44:00Z">
        <w:r w:rsidRPr="00D16B99" w:rsidDel="006144BE">
          <w:rPr>
            <w:rFonts w:ascii="TimesNewRomanPSMT" w:eastAsia="Times New Roman" w:hAnsi="TimesNewRomanPSMT" w:cs="Times New Roman"/>
            <w:color w:val="000000"/>
            <w:sz w:val="24"/>
            <w:szCs w:val="24"/>
          </w:rPr>
          <w:delText>lead</w:delText>
        </w:r>
      </w:del>
      <w:ins w:id="21" w:author="Morandotti, Roberto" w:date="2026-02-10T23:44:00Z" w16du:dateUtc="2026-02-11T02:44:00Z">
        <w:r w:rsidR="006144BE">
          <w:rPr>
            <w:rFonts w:ascii="TimesNewRomanPSMT" w:eastAsia="Times New Roman" w:hAnsi="TimesNewRomanPSMT" w:cs="Times New Roman"/>
            <w:color w:val="000000"/>
            <w:sz w:val="24"/>
            <w:szCs w:val="24"/>
          </w:rPr>
          <w:t>result</w:t>
        </w:r>
      </w:ins>
      <w:r w:rsidRPr="00D16B99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ing </w:t>
      </w:r>
      <w:del w:id="22" w:author="Morandotti, Roberto" w:date="2026-02-10T23:44:00Z" w16du:dateUtc="2026-02-11T02:44:00Z">
        <w:r w:rsidRPr="00D16B99" w:rsidDel="006144BE">
          <w:rPr>
            <w:rFonts w:ascii="TimesNewRomanPSMT" w:eastAsia="Times New Roman" w:hAnsi="TimesNewRomanPSMT" w:cs="Times New Roman"/>
            <w:color w:val="000000"/>
            <w:sz w:val="24"/>
            <w:szCs w:val="24"/>
          </w:rPr>
          <w:delText>to</w:delText>
        </w:r>
      </w:del>
      <w:ins w:id="23" w:author="Morandotti, Roberto" w:date="2026-02-10T23:44:00Z" w16du:dateUtc="2026-02-11T02:44:00Z">
        <w:r w:rsidR="006144BE">
          <w:rPr>
            <w:rFonts w:ascii="TimesNewRomanPSMT" w:eastAsia="Times New Roman" w:hAnsi="TimesNewRomanPSMT" w:cs="Times New Roman"/>
            <w:color w:val="000000"/>
            <w:sz w:val="24"/>
            <w:szCs w:val="24"/>
          </w:rPr>
          <w:t>in</w:t>
        </w:r>
      </w:ins>
      <w:r w:rsidRPr="00D16B99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a publi</w:t>
      </w:r>
      <w:del w:id="24" w:author="Morandotti, Roberto" w:date="2026-02-10T23:44:00Z" w16du:dateUtc="2026-02-11T02:44:00Z">
        <w:r w:rsidRPr="00D16B99" w:rsidDel="006144BE">
          <w:rPr>
            <w:rFonts w:ascii="TimesNewRomanPSMT" w:eastAsia="Times New Roman" w:hAnsi="TimesNewRomanPSMT" w:cs="Times New Roman"/>
            <w:color w:val="000000"/>
            <w:sz w:val="24"/>
            <w:szCs w:val="24"/>
          </w:rPr>
          <w:delText>shed paper</w:delText>
        </w:r>
      </w:del>
      <w:ins w:id="25" w:author="Morandotti, Roberto" w:date="2026-02-10T23:44:00Z" w16du:dateUtc="2026-02-11T02:44:00Z">
        <w:r w:rsidR="006144BE">
          <w:rPr>
            <w:rFonts w:ascii="TimesNewRomanPSMT" w:eastAsia="Times New Roman" w:hAnsi="TimesNewRomanPSMT" w:cs="Times New Roman"/>
            <w:color w:val="000000"/>
            <w:sz w:val="24"/>
            <w:szCs w:val="24"/>
          </w:rPr>
          <w:t>cation</w:t>
        </w:r>
      </w:ins>
      <w:r w:rsidRPr="00D16B99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in </w:t>
      </w:r>
      <w:r w:rsidRPr="00D16B99">
        <w:rPr>
          <w:rFonts w:ascii="TimesNewRomanPSMT" w:eastAsia="Times New Roman" w:hAnsi="TimesNewRomanPSMT" w:cs="Times New Roman"/>
          <w:i/>
          <w:iCs/>
          <w:color w:val="000000"/>
          <w:sz w:val="24"/>
          <w:szCs w:val="24"/>
        </w:rPr>
        <w:t>Optics Express</w:t>
      </w:r>
      <w:r w:rsidRPr="00D16B99">
        <w:rPr>
          <w:rFonts w:ascii="TimesNewRomanPSMT" w:eastAsia="Times New Roman" w:hAnsi="TimesNewRomanPSMT" w:cs="Times New Roman"/>
          <w:color w:val="000000"/>
          <w:sz w:val="24"/>
          <w:szCs w:val="24"/>
        </w:rPr>
        <w:t>. The work involved modeling GSST switching behavio</w:t>
      </w:r>
      <w:ins w:id="26" w:author="Morandotti, Roberto" w:date="2026-02-10T23:44:00Z" w16du:dateUtc="2026-02-11T02:44:00Z">
        <w:r w:rsidR="006144BE">
          <w:rPr>
            <w:rFonts w:ascii="TimesNewRomanPSMT" w:eastAsia="Times New Roman" w:hAnsi="TimesNewRomanPSMT" w:cs="Times New Roman"/>
            <w:color w:val="000000"/>
            <w:sz w:val="24"/>
            <w:szCs w:val="24"/>
          </w:rPr>
          <w:t>u</w:t>
        </w:r>
      </w:ins>
      <w:r w:rsidRPr="00D16B99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r, optimizing device structures, and evaluating performance for neuromorphic photonic circuits. I also contributed to </w:t>
      </w:r>
      <w:ins w:id="27" w:author="Morandotti, Roberto" w:date="2026-02-10T23:44:00Z" w16du:dateUtc="2026-02-11T02:44:00Z">
        <w:r w:rsidR="006144BE">
          <w:rPr>
            <w:rFonts w:ascii="TimesNewRomanPSMT" w:eastAsia="Times New Roman" w:hAnsi="TimesNewRomanPSMT" w:cs="Times New Roman"/>
            <w:color w:val="000000"/>
            <w:sz w:val="24"/>
            <w:szCs w:val="24"/>
          </w:rPr>
          <w:t xml:space="preserve">a number of </w:t>
        </w:r>
      </w:ins>
      <w:r w:rsidRPr="00D16B99">
        <w:rPr>
          <w:rFonts w:ascii="TimesNewRomanPSMT" w:eastAsia="Times New Roman" w:hAnsi="TimesNewRomanPSMT" w:cs="Times New Roman"/>
          <w:color w:val="000000"/>
          <w:sz w:val="24"/>
          <w:szCs w:val="24"/>
        </w:rPr>
        <w:t>related projects, including deep-learning–based inverse design of phase-change memory, numerical modeling of multi-level memory behavior, and system-level simulations of neuromorphic photonic architectures using phase-change materials as programmable weights. Collectively, these projects strengthened my expertise in photonic memory design and computational modeling</w:t>
      </w:r>
      <w:r w:rsidR="001F5E24" w:rsidRPr="001F5E24">
        <w:rPr>
          <w:rFonts w:ascii="TimesNewRomanPSMT" w:eastAsia="Times New Roman" w:hAnsi="TimesNewRomanPSMT" w:cs="Times New Roman"/>
          <w:color w:val="000000"/>
          <w:sz w:val="24"/>
          <w:szCs w:val="24"/>
        </w:rPr>
        <w:t>.</w:t>
      </w:r>
    </w:p>
    <w:p w14:paraId="5AE035A6" w14:textId="1431E1B6" w:rsidR="001F5E24" w:rsidRPr="001F5E24" w:rsidRDefault="001F5E24" w:rsidP="00A8047C">
      <w:pPr>
        <w:spacing w:after="0" w:line="240" w:lineRule="auto"/>
        <w:jc w:val="both"/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</w:pPr>
      <w:r w:rsidRPr="001F5E24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(July 2021–August 2023) Team Interplanetar, BUET Mars Rover Team, Bangladesh — Electrical and Software Project Manager (Supervisor: Prof. Kazi Arafat Rahman)</w:t>
      </w:r>
    </w:p>
    <w:p w14:paraId="7D028E24" w14:textId="425172EC" w:rsidR="00C352B1" w:rsidRPr="004B6E71" w:rsidRDefault="00D16B99" w:rsidP="00785C86">
      <w:pPr>
        <w:tabs>
          <w:tab w:val="right" w:pos="9356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16B99">
        <w:rPr>
          <w:rFonts w:ascii="TimesNewRomanPSMT" w:eastAsia="Times New Roman" w:hAnsi="TimesNewRomanPSMT" w:cs="Times New Roman"/>
          <w:color w:val="000000"/>
          <w:sz w:val="24"/>
          <w:szCs w:val="24"/>
        </w:rPr>
        <w:lastRenderedPageBreak/>
        <w:t xml:space="preserve">After being selected through competitive exams in 2021, I </w:t>
      </w:r>
      <w:del w:id="28" w:author="Morandotti, Roberto" w:date="2026-02-10T23:45:00Z" w16du:dateUtc="2026-02-11T02:45:00Z">
        <w:r w:rsidRPr="00D16B99" w:rsidDel="006144BE">
          <w:rPr>
            <w:rFonts w:ascii="TimesNewRomanPSMT" w:eastAsia="Times New Roman" w:hAnsi="TimesNewRomanPSMT" w:cs="Times New Roman"/>
            <w:color w:val="000000"/>
            <w:sz w:val="24"/>
            <w:szCs w:val="24"/>
          </w:rPr>
          <w:delText xml:space="preserve">actively </w:delText>
        </w:r>
      </w:del>
      <w:r w:rsidRPr="00D16B99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contributed to Team Interplanetar by designing the Power Distribution Board PCB for the Procheshta v1.0 rover, capable of safely handling over 100 A </w:t>
      </w:r>
      <w:ins w:id="29" w:author="Morandotti, Roberto" w:date="2026-02-10T23:45:00Z" w16du:dateUtc="2026-02-11T02:45:00Z">
        <w:r w:rsidR="006144BE">
          <w:rPr>
            <w:rFonts w:ascii="TimesNewRomanPSMT" w:eastAsia="Times New Roman" w:hAnsi="TimesNewRomanPSMT" w:cs="Times New Roman"/>
            <w:color w:val="000000"/>
            <w:sz w:val="24"/>
            <w:szCs w:val="24"/>
          </w:rPr>
          <w:t xml:space="preserve">of </w:t>
        </w:r>
      </w:ins>
      <w:r w:rsidRPr="00D16B99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DC </w:t>
      </w:r>
      <w:del w:id="30" w:author="Morandotti, Roberto" w:date="2026-02-10T23:45:00Z" w16du:dateUtc="2026-02-11T02:45:00Z">
        <w:r w:rsidRPr="00D16B99" w:rsidDel="006144BE">
          <w:rPr>
            <w:rFonts w:ascii="TimesNewRomanPSMT" w:eastAsia="Times New Roman" w:hAnsi="TimesNewRomanPSMT" w:cs="Times New Roman"/>
            <w:color w:val="000000"/>
            <w:sz w:val="24"/>
            <w:szCs w:val="24"/>
          </w:rPr>
          <w:delText>during</w:delText>
        </w:r>
      </w:del>
      <w:ins w:id="31" w:author="Morandotti, Roberto" w:date="2026-02-10T23:45:00Z" w16du:dateUtc="2026-02-11T02:45:00Z">
        <w:r w:rsidR="006144BE">
          <w:rPr>
            <w:rFonts w:ascii="TimesNewRomanPSMT" w:eastAsia="Times New Roman" w:hAnsi="TimesNewRomanPSMT" w:cs="Times New Roman"/>
            <w:color w:val="000000"/>
            <w:sz w:val="24"/>
            <w:szCs w:val="24"/>
          </w:rPr>
          <w:t>under</w:t>
        </w:r>
      </w:ins>
      <w:r w:rsidRPr="00D16B99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stall conditions for reliable field operation. I later represented the team at the University Rover Challenge (URC) 2023 at the Mars Desert Research Station in Utah, USA, participating on a scholarship from Grameenphone, Bangladesh’s largest telecom company.</w:t>
      </w:r>
    </w:p>
    <w:p w14:paraId="4B94CB41" w14:textId="30B06F11" w:rsidR="00283DBF" w:rsidRPr="005F59E2" w:rsidRDefault="006424C5" w:rsidP="00785C86">
      <w:pPr>
        <w:pStyle w:val="Heading1"/>
      </w:pPr>
      <w:r w:rsidRPr="005F59E2">
        <w:t xml:space="preserve">Peer-Reviewed </w:t>
      </w:r>
      <w:r w:rsidR="00B46E44" w:rsidRPr="005F59E2">
        <w:t>Journal</w:t>
      </w:r>
      <w:r w:rsidR="005C510F">
        <w:t xml:space="preserve"> Articles</w:t>
      </w:r>
    </w:p>
    <w:p w14:paraId="0C531671" w14:textId="15979149" w:rsidR="00E84588" w:rsidRPr="009D3019" w:rsidRDefault="009D3019" w:rsidP="00785C86">
      <w:pPr>
        <w:pStyle w:val="ListParagraph"/>
        <w:numPr>
          <w:ilvl w:val="0"/>
          <w:numId w:val="30"/>
        </w:numPr>
        <w:spacing w:after="0" w:line="240" w:lineRule="auto"/>
        <w:ind w:left="360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9D3019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Chinmoy Biswas</w:t>
      </w:r>
      <w:r w:rsidRPr="009D3019">
        <w:rPr>
          <w:rFonts w:ascii="TimesNewRomanPSMT" w:eastAsia="Times New Roman" w:hAnsi="TimesNewRomanPSMT" w:cs="Times New Roman"/>
          <w:color w:val="000000"/>
          <w:sz w:val="24"/>
          <w:szCs w:val="24"/>
        </w:rPr>
        <w:t>, Jannatul Ferdous, Zahin Ikbal Zeal, AKM Hasibul Hoque, Ying Yin Tsui, and</w:t>
      </w:r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9D3019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Md Zahurul Islam. "High-contrast and stable operation of a plasmonically-enhanced GSST-based phase-change memory cell using plasmonic chain modes for photonic memory applications." </w:t>
      </w:r>
      <w:r w:rsidRPr="009D3019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Opt.</w:t>
      </w:r>
      <w:ins w:id="32" w:author="Shamim, Md Hosne Mobarok" w:date="2026-02-10T18:10:00Z">
        <w:r w:rsidR="00D32246">
          <w:rPr>
            <w:rFonts w:ascii="TimesNewRomanPS-ItalicMT" w:eastAsia="Times New Roman" w:hAnsi="TimesNewRomanPS-ItalicMT" w:cs="Times New Roman"/>
            <w:i/>
            <w:iCs/>
            <w:color w:val="000000"/>
            <w:sz w:val="24"/>
            <w:szCs w:val="24"/>
          </w:rPr>
          <w:t xml:space="preserve"> </w:t>
        </w:r>
      </w:ins>
      <w:r w:rsidRPr="009D3019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 xml:space="preserve">Express </w:t>
      </w:r>
      <w:r w:rsidRPr="009D3019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33</w:t>
      </w:r>
      <w:r w:rsidRPr="009D3019">
        <w:rPr>
          <w:rFonts w:ascii="TimesNewRomanPSMT" w:eastAsia="Times New Roman" w:hAnsi="TimesNewRomanPSMT" w:cs="Times New Roman"/>
          <w:color w:val="000000"/>
          <w:sz w:val="24"/>
          <w:szCs w:val="24"/>
        </w:rPr>
        <w:t>(20), 43393-43403 (2025).</w:t>
      </w:r>
    </w:p>
    <w:p w14:paraId="5A54B37B" w14:textId="57B62C33" w:rsidR="009D3019" w:rsidRPr="005F59E2" w:rsidRDefault="009D3019" w:rsidP="00785C86">
      <w:pPr>
        <w:pStyle w:val="Heading1"/>
      </w:pPr>
      <w:r>
        <w:t>Submitted</w:t>
      </w:r>
      <w:r w:rsidRPr="005F59E2">
        <w:t xml:space="preserve"> Journal</w:t>
      </w:r>
      <w:r>
        <w:t xml:space="preserve"> Articles</w:t>
      </w:r>
    </w:p>
    <w:p w14:paraId="65287B18" w14:textId="77A90AB6" w:rsidR="009D3019" w:rsidRPr="009D3019" w:rsidRDefault="009D3019" w:rsidP="00785C86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9D3019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Chinmoy Biswas</w:t>
      </w:r>
      <w:r w:rsidRPr="009D3019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, Habiba Akter, Farhana Islam, Mahdy Rahman Chowdhury, “Investigating </w:t>
      </w:r>
      <w:r w:rsidR="00472EB1">
        <w:rPr>
          <w:rFonts w:ascii="TimesNewRomanPSMT" w:eastAsia="Times New Roman" w:hAnsi="TimesNewRomanPSMT" w:cs="Times New Roman"/>
          <w:color w:val="000000"/>
          <w:sz w:val="24"/>
          <w:szCs w:val="24"/>
        </w:rPr>
        <w:t>n</w:t>
      </w:r>
      <w:r w:rsidR="00472EB1" w:rsidRPr="009D3019">
        <w:rPr>
          <w:rFonts w:ascii="TimesNewRomanPSMT" w:eastAsia="Times New Roman" w:hAnsi="TimesNewRomanPSMT" w:cs="Times New Roman"/>
          <w:color w:val="000000"/>
          <w:sz w:val="24"/>
          <w:szCs w:val="24"/>
        </w:rPr>
        <w:t>ear-</w:t>
      </w:r>
      <w:r w:rsidR="00472EB1">
        <w:rPr>
          <w:rFonts w:ascii="TimesNewRomanPSMT" w:eastAsia="Times New Roman" w:hAnsi="TimesNewRomanPSMT" w:cs="Times New Roman"/>
          <w:color w:val="000000"/>
          <w:sz w:val="24"/>
          <w:szCs w:val="24"/>
        </w:rPr>
        <w:t>f</w:t>
      </w:r>
      <w:r w:rsidR="00472EB1" w:rsidRPr="009D3019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ield effects in a metamaterial perfect selective emitter for </w:t>
      </w:r>
      <w:r w:rsidR="00472EB1">
        <w:rPr>
          <w:rFonts w:ascii="TimesNewRomanPSMT" w:eastAsia="Times New Roman" w:hAnsi="TimesNewRomanPSMT" w:cs="Times New Roman"/>
          <w:color w:val="000000"/>
          <w:sz w:val="24"/>
          <w:szCs w:val="24"/>
        </w:rPr>
        <w:t>I</w:t>
      </w:r>
      <w:r w:rsidR="00472EB1" w:rsidRPr="009D3019">
        <w:rPr>
          <w:rFonts w:ascii="TimesNewRomanPSMT" w:eastAsia="Times New Roman" w:hAnsi="TimesNewRomanPSMT" w:cs="Times New Roman"/>
          <w:color w:val="000000"/>
          <w:sz w:val="24"/>
          <w:szCs w:val="24"/>
        </w:rPr>
        <w:t>n</w:t>
      </w:r>
      <w:r w:rsidR="00472EB1">
        <w:rPr>
          <w:rFonts w:ascii="TimesNewRomanPSMT" w:eastAsia="Times New Roman" w:hAnsi="TimesNewRomanPSMT" w:cs="Times New Roman"/>
          <w:color w:val="000000"/>
          <w:sz w:val="24"/>
          <w:szCs w:val="24"/>
        </w:rPr>
        <w:t>S</w:t>
      </w:r>
      <w:r w:rsidR="00472EB1" w:rsidRPr="009D3019">
        <w:rPr>
          <w:rFonts w:ascii="TimesNewRomanPSMT" w:eastAsia="Times New Roman" w:hAnsi="TimesNewRomanPSMT" w:cs="Times New Roman"/>
          <w:color w:val="000000"/>
          <w:sz w:val="24"/>
          <w:szCs w:val="24"/>
        </w:rPr>
        <w:t>b</w:t>
      </w:r>
      <w:r w:rsidR="00472EB1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="00472EB1" w:rsidRPr="009D3019">
        <w:rPr>
          <w:rFonts w:ascii="TimesNewRomanPSMT" w:eastAsia="Times New Roman" w:hAnsi="TimesNewRomanPSMT" w:cs="Times New Roman"/>
          <w:color w:val="000000"/>
          <w:sz w:val="24"/>
          <w:szCs w:val="24"/>
        </w:rPr>
        <w:t>thermophotovoltaics</w:t>
      </w:r>
      <w:r w:rsidRPr="009D3019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”, under review in </w:t>
      </w:r>
      <w:r w:rsidRPr="009D3019">
        <w:rPr>
          <w:rFonts w:ascii="TimesNewRomanPS-ItalicMT" w:eastAsia="Times New Roman" w:hAnsi="TimesNewRomanPS-ItalicMT" w:cs="Times New Roman"/>
          <w:i/>
          <w:iCs/>
          <w:color w:val="000000"/>
          <w:sz w:val="24"/>
          <w:szCs w:val="24"/>
        </w:rPr>
        <w:t>Journal of Applied Physics.</w:t>
      </w:r>
    </w:p>
    <w:p w14:paraId="7605AC3B" w14:textId="543AF25B" w:rsidR="009D3019" w:rsidRPr="009F34A1" w:rsidRDefault="009D3019" w:rsidP="00785C86">
      <w:pPr>
        <w:pStyle w:val="ListParagraph"/>
        <w:numPr>
          <w:ilvl w:val="0"/>
          <w:numId w:val="31"/>
        </w:numPr>
        <w:spacing w:after="0" w:line="240" w:lineRule="auto"/>
        <w:ind w:left="360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 w:rsidRPr="009D3019">
        <w:rPr>
          <w:rFonts w:ascii="TimesNewRomanPS-BoldMT" w:eastAsia="Times New Roman" w:hAnsi="TimesNewRomanPS-BoldMT" w:cs="Times New Roman"/>
          <w:b/>
          <w:bCs/>
          <w:color w:val="000000"/>
          <w:sz w:val="24"/>
          <w:szCs w:val="24"/>
        </w:rPr>
        <w:t>Chinmoy Biswas</w:t>
      </w:r>
      <w:r w:rsidRPr="009D3019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, Nafis Faisal, Vivek Chowdhury, Abrar Al-Shadid Abir, Sabir Mahmud, Mithon Rahman, Hafiz Imtiaz, Shaikh Anowarul Fattah, “Load </w:t>
      </w:r>
      <w:r w:rsidR="00472EB1" w:rsidRPr="00472EB1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forecasting on a highly sparse electrical load dataset using </w:t>
      </w:r>
      <w:del w:id="33" w:author="Morandotti, Roberto" w:date="2026-02-10T23:46:00Z" w16du:dateUtc="2026-02-11T02:46:00Z">
        <w:r w:rsidR="00472EB1" w:rsidRPr="00472EB1" w:rsidDel="006144BE">
          <w:rPr>
            <w:rFonts w:ascii="TimesNewRomanPSMT" w:eastAsia="Times New Roman" w:hAnsi="TimesNewRomanPSMT" w:cs="Times New Roman"/>
            <w:color w:val="000000"/>
            <w:sz w:val="24"/>
            <w:szCs w:val="24"/>
          </w:rPr>
          <w:delText xml:space="preserve">gaussian </w:delText>
        </w:r>
      </w:del>
      <w:ins w:id="34" w:author="Morandotti, Roberto" w:date="2026-02-10T23:46:00Z" w16du:dateUtc="2026-02-11T02:46:00Z">
        <w:r w:rsidR="006144BE">
          <w:rPr>
            <w:rFonts w:ascii="TimesNewRomanPSMT" w:eastAsia="Times New Roman" w:hAnsi="TimesNewRomanPSMT" w:cs="Times New Roman"/>
            <w:color w:val="000000"/>
            <w:sz w:val="24"/>
            <w:szCs w:val="24"/>
          </w:rPr>
          <w:t>G</w:t>
        </w:r>
        <w:r w:rsidR="006144BE" w:rsidRPr="00472EB1">
          <w:rPr>
            <w:rFonts w:ascii="TimesNewRomanPSMT" w:eastAsia="Times New Roman" w:hAnsi="TimesNewRomanPSMT" w:cs="Times New Roman"/>
            <w:color w:val="000000"/>
            <w:sz w:val="24"/>
            <w:szCs w:val="24"/>
          </w:rPr>
          <w:t xml:space="preserve">aussian </w:t>
        </w:r>
      </w:ins>
      <w:r w:rsidR="00472EB1" w:rsidRPr="00472EB1">
        <w:rPr>
          <w:rFonts w:ascii="TimesNewRomanPSMT" w:eastAsia="Times New Roman" w:hAnsi="TimesNewRomanPSMT" w:cs="Times New Roman"/>
          <w:color w:val="000000"/>
          <w:sz w:val="24"/>
          <w:szCs w:val="24"/>
        </w:rPr>
        <w:t>interpolation</w:t>
      </w:r>
      <w:r w:rsidRPr="009D3019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”, currently under review in </w:t>
      </w:r>
      <w:r>
        <w:rPr>
          <w:rFonts w:ascii="TimesNewRomanPS-ItalicMT" w:eastAsia="Times New Roman" w:hAnsi="TimesNewRomanPS-ItalicMT"/>
          <w:i/>
          <w:iCs/>
          <w:color w:val="000000"/>
        </w:rPr>
        <w:t>Journal of Forecasting</w:t>
      </w:r>
      <w:r w:rsidRPr="009D3019">
        <w:rPr>
          <w:rFonts w:ascii="TimesNewRomanPS-ItalicMT" w:eastAsia="Times New Roman" w:hAnsi="TimesNewRomanPS-ItalicMT"/>
          <w:i/>
          <w:iCs/>
          <w:color w:val="000000"/>
        </w:rPr>
        <w:t>.</w:t>
      </w:r>
    </w:p>
    <w:p w14:paraId="01FB43AC" w14:textId="77777777" w:rsidR="009F34A1" w:rsidRDefault="009F34A1" w:rsidP="009F34A1">
      <w:pPr>
        <w:pStyle w:val="Heading1"/>
      </w:pPr>
      <w:bookmarkStart w:id="35" w:name="_Hlk221638101"/>
      <w:r>
        <w:t>Supervisory and Mentorship Experience</w:t>
      </w:r>
    </w:p>
    <w:bookmarkEnd w:id="35"/>
    <w:p w14:paraId="1F5FD8FB" w14:textId="77777777" w:rsidR="009F34A1" w:rsidRDefault="009F34A1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  <w:pPrChange w:id="36" w:author="Shamim, Md Hosne Mobarok" w:date="2026-02-10T18:18:00Z">
          <w:pPr>
            <w:spacing w:after="0" w:line="240" w:lineRule="auto"/>
          </w:pPr>
        </w:pPrChange>
      </w:pPr>
      <w:r w:rsidRPr="00BD4FBE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At Team Interplanetar, I </w:t>
      </w:r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led</w:t>
      </w:r>
      <w:r w:rsidRPr="00BD4FBE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a practical course on Arduino and ROS, leading students through robotics fundamentals and actual project workflows. I also acted as an academic mentor for 11</w:t>
      </w:r>
      <w:r w:rsidRPr="00BD4FBE">
        <w:rPr>
          <w:rFonts w:ascii="TimesNewRomanPSMT" w:eastAsia="Times New Roman" w:hAnsi="TimesNewRomanPSMT" w:cs="Times New Roman"/>
          <w:color w:val="000000"/>
          <w:sz w:val="16"/>
          <w:szCs w:val="16"/>
        </w:rPr>
        <w:t xml:space="preserve">th </w:t>
      </w:r>
      <w:r w:rsidRPr="00BD4FBE">
        <w:rPr>
          <w:rFonts w:ascii="TimesNewRomanPSMT" w:eastAsia="Times New Roman" w:hAnsi="TimesNewRomanPSMT" w:cs="Times New Roman"/>
          <w:color w:val="000000"/>
          <w:sz w:val="24"/>
          <w:szCs w:val="24"/>
        </w:rPr>
        <w:t>and 12</w:t>
      </w:r>
      <w:r w:rsidRPr="00BD4FBE">
        <w:rPr>
          <w:rFonts w:ascii="TimesNewRomanPSMT" w:eastAsia="Times New Roman" w:hAnsi="TimesNewRomanPSMT" w:cs="Times New Roman"/>
          <w:color w:val="000000"/>
          <w:sz w:val="16"/>
          <w:szCs w:val="16"/>
        </w:rPr>
        <w:t xml:space="preserve">th </w:t>
      </w:r>
      <w:r w:rsidRPr="00BD4FBE">
        <w:rPr>
          <w:rFonts w:ascii="TimesNewRomanPSMT" w:eastAsia="Times New Roman" w:hAnsi="TimesNewRomanPSMT" w:cs="Times New Roman"/>
          <w:color w:val="000000"/>
          <w:sz w:val="24"/>
          <w:szCs w:val="24"/>
        </w:rPr>
        <w:t>grade high school students, providing guidance in physics and mathematics.</w:t>
      </w:r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</w:t>
      </w:r>
      <w:r w:rsidRPr="00BD4FBE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At Team Interplanetar, I led a 12-member group responsible for developing electrical components and inverse-kinematics software for our URC 2023 rover. </w:t>
      </w:r>
    </w:p>
    <w:p w14:paraId="3B13D134" w14:textId="77777777" w:rsidR="009F34A1" w:rsidRPr="00BD4FBE" w:rsidRDefault="009F34A1">
      <w:p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  <w:pPrChange w:id="37" w:author="Shamim, Md Hosne Mobarok" w:date="2026-02-10T18:18:00Z">
          <w:pPr>
            <w:spacing w:after="0" w:line="240" w:lineRule="auto"/>
          </w:pPr>
        </w:pPrChange>
      </w:pPr>
      <w:r w:rsidRPr="00BD4FBE">
        <w:rPr>
          <w:rFonts w:ascii="TimesNewRomanPSMT" w:eastAsia="Times New Roman" w:hAnsi="TimesNewRomanPSMT" w:cs="Times New Roman"/>
          <w:color w:val="000000"/>
          <w:sz w:val="24"/>
          <w:szCs w:val="24"/>
        </w:rPr>
        <w:t>In addition, I served as a research mentor for four undergraduate students under my supervisor at BUET, guiding them through their research projects, design, documentation, and technical skill development.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Pr="008F3B98">
        <w:rPr>
          <w:rFonts w:ascii="Times New Roman" w:hAnsi="Times New Roman" w:cs="Times New Roman"/>
          <w:sz w:val="24"/>
          <w:szCs w:val="24"/>
        </w:rPr>
        <w:t>he students and their thesis topics are listed below:</w:t>
      </w:r>
    </w:p>
    <w:p w14:paraId="024D9555" w14:textId="77777777" w:rsidR="009F34A1" w:rsidRDefault="009F34A1" w:rsidP="009F34A1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B405FF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March</w:t>
      </w:r>
      <w:r w:rsidRPr="00B405FF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405FF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ongoing</w:t>
      </w:r>
      <w:r w:rsidRPr="00B405FF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Md. Nagib Mahfuz, BUET, Thesis: “</w:t>
      </w:r>
      <w:r>
        <w:rPr>
          <w:rFonts w:ascii="Times New Roman" w:hAnsi="Times New Roman" w:cs="Times New Roman"/>
          <w:i/>
          <w:iCs/>
          <w:sz w:val="24"/>
          <w:szCs w:val="24"/>
        </w:rPr>
        <w:t>Deep Learning based Inverse Design of Plasmon Enhanced Photonic Phase Change Memory</w:t>
      </w:r>
      <w:r>
        <w:rPr>
          <w:rFonts w:ascii="Times New Roman" w:hAnsi="Times New Roman" w:cs="Times New Roman"/>
          <w:sz w:val="24"/>
          <w:szCs w:val="24"/>
        </w:rPr>
        <w:t>”.</w:t>
      </w:r>
    </w:p>
    <w:p w14:paraId="75667E65" w14:textId="77777777" w:rsidR="009F34A1" w:rsidRPr="00E00AEF" w:rsidRDefault="009F34A1" w:rsidP="009F34A1">
      <w:pPr>
        <w:spacing w:before="120" w:after="120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405FF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March </w:t>
      </w:r>
      <w:r w:rsidRPr="00B405FF">
        <w:rPr>
          <w:rFonts w:ascii="Times New Roman" w:hAnsi="Times New Roman" w:cs="Times New Roman"/>
          <w:b/>
          <w:bCs/>
          <w:sz w:val="24"/>
          <w:szCs w:val="24"/>
        </w:rPr>
        <w:t>202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405FF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ongoing</w:t>
      </w:r>
      <w:r w:rsidRPr="00B405FF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Humayun Ahmed, BUET, Thesis: “</w:t>
      </w:r>
      <w:r>
        <w:rPr>
          <w:rFonts w:ascii="Times New Roman" w:hAnsi="Times New Roman" w:cs="Times New Roman"/>
          <w:i/>
          <w:iCs/>
          <w:sz w:val="24"/>
          <w:szCs w:val="24"/>
        </w:rPr>
        <w:t>Plasmon Enhanced Phase Change Memory on a Photonic Crystal Platform</w:t>
      </w:r>
      <w:r>
        <w:rPr>
          <w:rFonts w:ascii="Times New Roman" w:hAnsi="Times New Roman" w:cs="Times New Roman"/>
          <w:sz w:val="24"/>
          <w:szCs w:val="24"/>
        </w:rPr>
        <w:t>”.</w:t>
      </w:r>
    </w:p>
    <w:p w14:paraId="780BE273" w14:textId="77777777" w:rsidR="009F34A1" w:rsidRDefault="009F34A1" w:rsidP="009F34A1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B405FF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March</w:t>
      </w:r>
      <w:r w:rsidRPr="00B405FF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405FF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ongoing</w:t>
      </w:r>
      <w:r w:rsidRPr="00B405FF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Meftaul Alam Seyam, BUET, Thesis: “</w:t>
      </w:r>
      <w:r>
        <w:rPr>
          <w:rFonts w:ascii="Times New Roman" w:hAnsi="Times New Roman" w:cs="Times New Roman"/>
          <w:i/>
          <w:iCs/>
          <w:sz w:val="24"/>
          <w:szCs w:val="24"/>
        </w:rPr>
        <w:t>Multi-level storage dynamics of a GSST based photonic phase change memory”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CA8907" w14:textId="15C55F74" w:rsidR="009F34A1" w:rsidRPr="009F34A1" w:rsidRDefault="009F34A1" w:rsidP="009F34A1">
      <w:pPr>
        <w:spacing w:before="120" w:after="120"/>
        <w:jc w:val="both"/>
        <w:rPr>
          <w:rFonts w:ascii="Times New Roman" w:hAnsi="Times New Roman" w:cs="Times New Roman"/>
          <w:sz w:val="24"/>
          <w:szCs w:val="24"/>
        </w:rPr>
      </w:pPr>
      <w:r w:rsidRPr="00B405FF">
        <w:rPr>
          <w:rFonts w:ascii="Times New Roman" w:hAnsi="Times New Roman" w:cs="Times New Roman"/>
          <w:b/>
          <w:bCs/>
          <w:sz w:val="24"/>
          <w:szCs w:val="24"/>
        </w:rPr>
        <w:t>(</w:t>
      </w:r>
      <w:r>
        <w:rPr>
          <w:rFonts w:ascii="Times New Roman" w:hAnsi="Times New Roman" w:cs="Times New Roman"/>
          <w:b/>
          <w:bCs/>
          <w:sz w:val="24"/>
          <w:szCs w:val="24"/>
        </w:rPr>
        <w:t>May</w:t>
      </w:r>
      <w:r w:rsidRPr="00B405FF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405FF">
        <w:rPr>
          <w:rFonts w:ascii="Times New Roman" w:hAnsi="Times New Roman" w:cs="Times New Roman"/>
          <w:b/>
          <w:bCs/>
          <w:sz w:val="24"/>
          <w:szCs w:val="24"/>
        </w:rPr>
        <w:t>-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ongoing</w:t>
      </w:r>
      <w:r w:rsidRPr="00B405FF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Jannatul Ferdous, BUET, Thesis: “</w:t>
      </w:r>
      <w:r>
        <w:rPr>
          <w:rFonts w:ascii="Times New Roman" w:hAnsi="Times New Roman" w:cs="Times New Roman"/>
          <w:i/>
          <w:iCs/>
          <w:sz w:val="24"/>
          <w:szCs w:val="24"/>
        </w:rPr>
        <w:t>Multi-shot laser ablation of Silicon waveguides under high fluence femto-second laser irradiation</w:t>
      </w:r>
      <w:r>
        <w:rPr>
          <w:rFonts w:ascii="Times New Roman" w:hAnsi="Times New Roman" w:cs="Times New Roman"/>
          <w:sz w:val="24"/>
          <w:szCs w:val="24"/>
        </w:rPr>
        <w:t>”.</w:t>
      </w:r>
    </w:p>
    <w:p w14:paraId="37B1EF6F" w14:textId="7E7D0858" w:rsidR="00E120D5" w:rsidRDefault="00E120D5" w:rsidP="00785C86">
      <w:pPr>
        <w:pStyle w:val="Heading1"/>
      </w:pPr>
      <w:r>
        <w:t>Industrial Experience</w:t>
      </w:r>
    </w:p>
    <w:p w14:paraId="4B0F9A18" w14:textId="77777777" w:rsidR="00AE70C8" w:rsidRPr="00AE70C8" w:rsidRDefault="00AE70C8" w:rsidP="00785C86">
      <w:pPr>
        <w:numPr>
          <w:ilvl w:val="0"/>
          <w:numId w:val="32"/>
        </w:numPr>
        <w:spacing w:after="0" w:line="240" w:lineRule="auto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>
        <w:rPr>
          <w:rFonts w:ascii="TimesNewRomanPSMT" w:eastAsia="Times New Roman" w:hAnsi="TimesNewRomanPSMT" w:cs="Times New Roman"/>
          <w:b/>
          <w:bCs/>
          <w:color w:val="000000"/>
          <w:sz w:val="24"/>
          <w:szCs w:val="24"/>
        </w:rPr>
        <w:t>Industrial Trainee, Neural Semiconductor (2024)</w:t>
      </w:r>
    </w:p>
    <w:p w14:paraId="1A7936FB" w14:textId="663CB876" w:rsidR="00E120D5" w:rsidRPr="00E120D5" w:rsidRDefault="00AE70C8" w:rsidP="00785C86">
      <w:pPr>
        <w:spacing w:after="0" w:line="240" w:lineRule="auto"/>
        <w:ind w:left="720"/>
        <w:jc w:val="both"/>
        <w:rPr>
          <w:rFonts w:ascii="TimesNewRomanPSMT" w:eastAsia="Times New Roman" w:hAnsi="TimesNewRomanPSMT" w:cs="Times New Roman"/>
          <w:color w:val="000000"/>
          <w:sz w:val="24"/>
          <w:szCs w:val="24"/>
        </w:rPr>
      </w:pPr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lastRenderedPageBreak/>
        <w:t>During my undergraduate</w:t>
      </w:r>
      <w:ins w:id="38" w:author="Shamim, Md Hosne Mobarok" w:date="2026-02-10T18:12:00Z">
        <w:r w:rsidR="000A0322">
          <w:rPr>
            <w:rFonts w:ascii="TimesNewRomanPSMT" w:eastAsia="Times New Roman" w:hAnsi="TimesNewRomanPSMT" w:cs="Times New Roman"/>
            <w:color w:val="000000"/>
            <w:sz w:val="24"/>
            <w:szCs w:val="24"/>
          </w:rPr>
          <w:t xml:space="preserve"> </w:t>
        </w:r>
      </w:ins>
      <w:r w:rsidR="000A0322">
        <w:rPr>
          <w:rFonts w:ascii="TimesNewRomanPSMT" w:eastAsia="Times New Roman" w:hAnsi="TimesNewRomanPSMT" w:cs="Times New Roman"/>
          <w:color w:val="000000"/>
          <w:sz w:val="24"/>
          <w:szCs w:val="24"/>
        </w:rPr>
        <w:t>studies</w:t>
      </w:r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, I </w:t>
      </w:r>
      <w:r w:rsidR="0082355A">
        <w:rPr>
          <w:rFonts w:ascii="TimesNewRomanPSMT" w:eastAsia="Times New Roman" w:hAnsi="TimesNewRomanPSMT" w:cs="Times New Roman"/>
          <w:color w:val="000000"/>
          <w:sz w:val="24"/>
          <w:szCs w:val="24"/>
        </w:rPr>
        <w:t>completed an industrial attachment focused on VLSI for over a month, where I learned industrial-scale</w:t>
      </w:r>
      <w:r w:rsidR="00A768C9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IC</w:t>
      </w:r>
      <w:r w:rsidR="0082355A">
        <w:rPr>
          <w:rFonts w:ascii="TimesNewRomanPSMT" w:eastAsia="Times New Roman" w:hAnsi="TimesNewRomanPSMT" w:cs="Times New Roman"/>
          <w:color w:val="000000"/>
          <w:sz w:val="24"/>
          <w:szCs w:val="24"/>
        </w:rPr>
        <w:t xml:space="preserve"> design and manufacturing</w:t>
      </w:r>
      <w:r>
        <w:rPr>
          <w:rFonts w:ascii="TimesNewRomanPSMT" w:eastAsia="Times New Roman" w:hAnsi="TimesNewRomanPSMT" w:cs="Times New Roman"/>
          <w:color w:val="000000"/>
          <w:sz w:val="24"/>
          <w:szCs w:val="24"/>
        </w:rPr>
        <w:t>.</w:t>
      </w:r>
    </w:p>
    <w:p w14:paraId="153FECE2" w14:textId="32ABE781" w:rsidR="00C53759" w:rsidRPr="005F59E2" w:rsidRDefault="0042683E" w:rsidP="00785C86">
      <w:pPr>
        <w:pStyle w:val="Heading1"/>
      </w:pPr>
      <w:r>
        <w:t>Competitions,</w:t>
      </w:r>
      <w:r w:rsidR="00447B00">
        <w:t xml:space="preserve"> </w:t>
      </w:r>
      <w:r>
        <w:t xml:space="preserve">Awards, </w:t>
      </w:r>
      <w:r w:rsidR="00447B00">
        <w:t xml:space="preserve">and </w:t>
      </w:r>
      <w:r w:rsidR="00447B00" w:rsidRPr="004B2E96">
        <w:t>Fellowships</w:t>
      </w:r>
    </w:p>
    <w:p w14:paraId="5D84920B" w14:textId="6255F822" w:rsidR="00C4178F" w:rsidRPr="00CF5EE6" w:rsidRDefault="00C4178F" w:rsidP="00785C86">
      <w:p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F5EE6">
        <w:rPr>
          <w:rFonts w:ascii="Times New Roman" w:hAnsi="Times New Roman" w:cs="Times New Roman"/>
          <w:sz w:val="24"/>
          <w:szCs w:val="24"/>
        </w:rPr>
        <w:t xml:space="preserve">At </w:t>
      </w:r>
      <w:r w:rsidR="00BE75BA">
        <w:rPr>
          <w:rFonts w:ascii="Times New Roman" w:hAnsi="Times New Roman" w:cs="Times New Roman"/>
          <w:sz w:val="24"/>
          <w:szCs w:val="24"/>
        </w:rPr>
        <w:t>BUET</w:t>
      </w:r>
      <w:r w:rsidR="002C6569">
        <w:rPr>
          <w:rFonts w:ascii="Times New Roman" w:hAnsi="Times New Roman" w:cs="Times New Roman"/>
          <w:sz w:val="24"/>
          <w:szCs w:val="24"/>
        </w:rPr>
        <w:t xml:space="preserve"> during </w:t>
      </w:r>
      <w:r w:rsidR="00BE75BA">
        <w:rPr>
          <w:rFonts w:ascii="Times New Roman" w:hAnsi="Times New Roman" w:cs="Times New Roman"/>
          <w:sz w:val="24"/>
          <w:szCs w:val="24"/>
        </w:rPr>
        <w:t xml:space="preserve">Bachelor’s </w:t>
      </w:r>
      <w:r w:rsidR="00B05502" w:rsidRPr="00CF5EE6">
        <w:rPr>
          <w:rFonts w:ascii="Times New Roman" w:hAnsi="Times New Roman" w:cs="Times New Roman"/>
          <w:sz w:val="24"/>
          <w:szCs w:val="24"/>
        </w:rPr>
        <w:t>(20</w:t>
      </w:r>
      <w:r w:rsidR="00BE75BA">
        <w:rPr>
          <w:rFonts w:ascii="Times New Roman" w:hAnsi="Times New Roman" w:cs="Times New Roman"/>
          <w:sz w:val="24"/>
          <w:szCs w:val="24"/>
        </w:rPr>
        <w:t>20</w:t>
      </w:r>
      <w:r w:rsidR="00B05502" w:rsidRPr="00CF5EE6">
        <w:rPr>
          <w:rFonts w:ascii="Times New Roman" w:hAnsi="Times New Roman" w:cs="Times New Roman"/>
          <w:sz w:val="24"/>
          <w:szCs w:val="24"/>
        </w:rPr>
        <w:t>-2025)</w:t>
      </w:r>
    </w:p>
    <w:p w14:paraId="7F63B9A7" w14:textId="30F84B40" w:rsidR="00BE75BA" w:rsidRPr="00BE75BA" w:rsidRDefault="00BE75BA" w:rsidP="00785C86">
      <w:pPr>
        <w:pStyle w:val="ListParagraph"/>
        <w:numPr>
          <w:ilvl w:val="0"/>
          <w:numId w:val="10"/>
        </w:num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75BA">
        <w:rPr>
          <w:rFonts w:ascii="Times New Roman" w:hAnsi="Times New Roman" w:cs="Times New Roman"/>
          <w:b/>
          <w:bCs/>
          <w:sz w:val="24"/>
          <w:szCs w:val="24"/>
        </w:rPr>
        <w:t xml:space="preserve">1st Runner </w:t>
      </w:r>
      <w:commentRangeStart w:id="39"/>
      <w:r w:rsidRPr="00BE75BA">
        <w:rPr>
          <w:rFonts w:ascii="Times New Roman" w:hAnsi="Times New Roman" w:cs="Times New Roman"/>
          <w:b/>
          <w:bCs/>
          <w:sz w:val="24"/>
          <w:szCs w:val="24"/>
        </w:rPr>
        <w:t>Up</w:t>
      </w:r>
      <w:commentRangeEnd w:id="39"/>
      <w:r w:rsidR="006144BE" w:rsidRPr="00BE75BA">
        <w:rPr>
          <w:rStyle w:val="CommentReference"/>
          <w:rFonts w:ascii="Times New Roman" w:hAnsi="Times New Roman" w:cs="Times New Roman"/>
          <w:b/>
          <w:bCs/>
          <w:sz w:val="24"/>
          <w:szCs w:val="24"/>
        </w:rPr>
        <w:commentReference w:id="39"/>
      </w:r>
      <w:r w:rsidRPr="00BE75BA">
        <w:rPr>
          <w:rFonts w:ascii="Times New Roman" w:hAnsi="Times New Roman" w:cs="Times New Roman"/>
          <w:b/>
          <w:bCs/>
          <w:sz w:val="24"/>
          <w:szCs w:val="24"/>
        </w:rPr>
        <w:t>, ULKASEMI VLSITHON 2.0, RTL Section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(2025)</w:t>
      </w:r>
    </w:p>
    <w:p w14:paraId="2FD636DA" w14:textId="2A8F3A0B" w:rsidR="00BE75BA" w:rsidRPr="00BE75BA" w:rsidDel="008E56CC" w:rsidRDefault="008E56CC" w:rsidP="00785C86">
      <w:pPr>
        <w:pStyle w:val="ListParagraph"/>
        <w:tabs>
          <w:tab w:val="right" w:pos="9356"/>
        </w:tabs>
        <w:spacing w:after="0" w:line="240" w:lineRule="auto"/>
        <w:jc w:val="both"/>
        <w:rPr>
          <w:del w:id="40" w:author="Tonmoy Biswas Arko" w:date="2026-02-10T18:45:00Z"/>
          <w:rFonts w:ascii="Times New Roman" w:hAnsi="Times New Roman" w:cs="Times New Roman"/>
          <w:sz w:val="24"/>
          <w:szCs w:val="24"/>
        </w:rPr>
      </w:pPr>
      <w:r w:rsidRPr="008E56CC">
        <w:rPr>
          <w:rFonts w:ascii="Times New Roman" w:hAnsi="Times New Roman" w:cs="Times New Roman"/>
          <w:sz w:val="24"/>
          <w:szCs w:val="24"/>
        </w:rPr>
        <w:t>Three-member team, national Ulkasemi VLSI competition (30+ teams)</w:t>
      </w:r>
      <w:r>
        <w:rPr>
          <w:rFonts w:ascii="Times New Roman" w:hAnsi="Times New Roman" w:cs="Times New Roman"/>
          <w:sz w:val="24"/>
          <w:szCs w:val="24"/>
        </w:rPr>
        <w:t xml:space="preserve"> in East West University</w:t>
      </w:r>
      <w:r w:rsidRPr="008E56CC">
        <w:rPr>
          <w:rFonts w:ascii="Times New Roman" w:hAnsi="Times New Roman" w:cs="Times New Roman"/>
          <w:sz w:val="24"/>
          <w:szCs w:val="24"/>
        </w:rPr>
        <w:t xml:space="preserve">; designed an IC from specs in a timed </w:t>
      </w:r>
      <w:r w:rsidR="00A768C9">
        <w:rPr>
          <w:rFonts w:ascii="Times New Roman" w:hAnsi="Times New Roman" w:cs="Times New Roman"/>
          <w:sz w:val="24"/>
          <w:szCs w:val="24"/>
        </w:rPr>
        <w:t>exam</w:t>
      </w:r>
      <w:r>
        <w:rPr>
          <w:rFonts w:ascii="Times New Roman" w:hAnsi="Times New Roman" w:cs="Times New Roman"/>
          <w:sz w:val="24"/>
          <w:szCs w:val="24"/>
        </w:rPr>
        <w:t xml:space="preserve">, won </w:t>
      </w:r>
      <w:r w:rsidRPr="008E56CC">
        <w:rPr>
          <w:rFonts w:ascii="Times New Roman" w:hAnsi="Times New Roman" w:cs="Times New Roman"/>
          <w:sz w:val="24"/>
          <w:szCs w:val="24"/>
        </w:rPr>
        <w:t>50,000 BDT</w:t>
      </w:r>
      <w:r>
        <w:rPr>
          <w:rFonts w:ascii="Times New Roman" w:hAnsi="Times New Roman" w:cs="Times New Roman"/>
          <w:sz w:val="24"/>
          <w:szCs w:val="24"/>
        </w:rPr>
        <w:t xml:space="preserve"> (555 CAD)</w:t>
      </w:r>
      <w:r w:rsidRPr="008E56CC">
        <w:rPr>
          <w:rFonts w:ascii="Times New Roman" w:hAnsi="Times New Roman" w:cs="Times New Roman"/>
          <w:sz w:val="24"/>
          <w:szCs w:val="24"/>
        </w:rPr>
        <w:t xml:space="preserve"> prize.</w:t>
      </w:r>
    </w:p>
    <w:p w14:paraId="48031459" w14:textId="7872DE2B" w:rsidR="00BE75BA" w:rsidRPr="00BE75BA" w:rsidRDefault="00BE75BA" w:rsidP="00785C86">
      <w:pPr>
        <w:pStyle w:val="ListParagraph"/>
        <w:numPr>
          <w:ilvl w:val="0"/>
          <w:numId w:val="10"/>
        </w:num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75BA">
        <w:rPr>
          <w:rFonts w:ascii="Times New Roman" w:hAnsi="Times New Roman" w:cs="Times New Roman"/>
          <w:b/>
          <w:bCs/>
          <w:sz w:val="24"/>
          <w:szCs w:val="24"/>
        </w:rPr>
        <w:t xml:space="preserve">2nd Runner </w:t>
      </w:r>
      <w:commentRangeStart w:id="41"/>
      <w:r w:rsidRPr="00BE75BA">
        <w:rPr>
          <w:rFonts w:ascii="Times New Roman" w:hAnsi="Times New Roman" w:cs="Times New Roman"/>
          <w:b/>
          <w:bCs/>
          <w:sz w:val="24"/>
          <w:szCs w:val="24"/>
        </w:rPr>
        <w:t>Up</w:t>
      </w:r>
      <w:commentRangeEnd w:id="41"/>
      <w:r w:rsidR="006144BE" w:rsidRPr="00BE75BA">
        <w:rPr>
          <w:rStyle w:val="CommentReference"/>
          <w:rFonts w:ascii="Times New Roman" w:hAnsi="Times New Roman" w:cs="Times New Roman"/>
          <w:b/>
          <w:bCs/>
          <w:sz w:val="24"/>
          <w:szCs w:val="24"/>
        </w:rPr>
        <w:commentReference w:id="41"/>
      </w:r>
      <w:r w:rsidRPr="00BE75BA">
        <w:rPr>
          <w:rFonts w:ascii="Times New Roman" w:hAnsi="Times New Roman" w:cs="Times New Roman"/>
          <w:b/>
          <w:bCs/>
          <w:sz w:val="24"/>
          <w:szCs w:val="24"/>
        </w:rPr>
        <w:t>, ULKSEMI VLSITHON 2.0. Analog Section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(2025)</w:t>
      </w:r>
    </w:p>
    <w:p w14:paraId="39307B4A" w14:textId="400F1C80" w:rsidR="00BE75BA" w:rsidRPr="00BE75BA" w:rsidDel="00A768C9" w:rsidRDefault="00A768C9" w:rsidP="00785C86">
      <w:pPr>
        <w:pStyle w:val="ListParagraph"/>
        <w:tabs>
          <w:tab w:val="right" w:pos="9356"/>
        </w:tabs>
        <w:spacing w:after="0" w:line="240" w:lineRule="auto"/>
        <w:jc w:val="both"/>
        <w:rPr>
          <w:del w:id="42" w:author="Tonmoy Biswas Arko" w:date="2026-02-10T18:49:00Z"/>
          <w:rFonts w:ascii="Times New Roman" w:hAnsi="Times New Roman" w:cs="Times New Roman"/>
          <w:sz w:val="24"/>
          <w:szCs w:val="24"/>
        </w:rPr>
      </w:pPr>
      <w:r w:rsidRPr="00A768C9">
        <w:rPr>
          <w:rFonts w:ascii="Times New Roman" w:hAnsi="Times New Roman" w:cs="Times New Roman"/>
          <w:sz w:val="24"/>
          <w:szCs w:val="24"/>
        </w:rPr>
        <w:t>Ulkasemi VLSITHON 2.0 (Analog), 20+ teams</w:t>
      </w:r>
      <w:r>
        <w:rPr>
          <w:rFonts w:ascii="Times New Roman" w:hAnsi="Times New Roman" w:cs="Times New Roman"/>
          <w:sz w:val="24"/>
          <w:szCs w:val="24"/>
        </w:rPr>
        <w:t xml:space="preserve"> in University of Asia Pacific; </w:t>
      </w:r>
      <w:r w:rsidRPr="00A768C9">
        <w:rPr>
          <w:rFonts w:ascii="Times New Roman" w:hAnsi="Times New Roman" w:cs="Times New Roman"/>
          <w:sz w:val="24"/>
          <w:szCs w:val="24"/>
        </w:rPr>
        <w:t xml:space="preserve">designed </w:t>
      </w:r>
      <w:r>
        <w:rPr>
          <w:rFonts w:ascii="Times New Roman" w:hAnsi="Times New Roman" w:cs="Times New Roman"/>
          <w:sz w:val="24"/>
          <w:szCs w:val="24"/>
        </w:rPr>
        <w:t>analog ICs</w:t>
      </w:r>
      <w:r w:rsidRPr="00A768C9">
        <w:rPr>
          <w:rFonts w:ascii="Times New Roman" w:hAnsi="Times New Roman" w:cs="Times New Roman"/>
          <w:sz w:val="24"/>
          <w:szCs w:val="24"/>
        </w:rPr>
        <w:t xml:space="preserve"> in a timed challenge</w:t>
      </w:r>
      <w:r>
        <w:rPr>
          <w:rFonts w:ascii="Times New Roman" w:hAnsi="Times New Roman" w:cs="Times New Roman"/>
          <w:sz w:val="24"/>
          <w:szCs w:val="24"/>
        </w:rPr>
        <w:t xml:space="preserve">, won </w:t>
      </w:r>
      <w:r w:rsidRPr="00A768C9">
        <w:rPr>
          <w:rFonts w:ascii="Times New Roman" w:hAnsi="Times New Roman" w:cs="Times New Roman"/>
          <w:sz w:val="24"/>
          <w:szCs w:val="24"/>
        </w:rPr>
        <w:t xml:space="preserve">25,000 BDT </w:t>
      </w:r>
      <w:r>
        <w:rPr>
          <w:rFonts w:ascii="Times New Roman" w:hAnsi="Times New Roman" w:cs="Times New Roman"/>
          <w:sz w:val="24"/>
          <w:szCs w:val="24"/>
        </w:rPr>
        <w:t xml:space="preserve">(278 CAD) </w:t>
      </w:r>
      <w:r w:rsidRPr="00A768C9">
        <w:rPr>
          <w:rFonts w:ascii="Times New Roman" w:hAnsi="Times New Roman" w:cs="Times New Roman"/>
          <w:sz w:val="24"/>
          <w:szCs w:val="24"/>
        </w:rPr>
        <w:t>prize.</w:t>
      </w:r>
    </w:p>
    <w:p w14:paraId="13F6A160" w14:textId="6327684A" w:rsidR="00BE75BA" w:rsidRPr="00BE75BA" w:rsidRDefault="00BE75BA" w:rsidP="00785C86">
      <w:pPr>
        <w:pStyle w:val="ListParagraph"/>
        <w:numPr>
          <w:ilvl w:val="0"/>
          <w:numId w:val="10"/>
        </w:num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75BA">
        <w:rPr>
          <w:rFonts w:ascii="Times New Roman" w:hAnsi="Times New Roman" w:cs="Times New Roman"/>
          <w:b/>
          <w:bCs/>
          <w:sz w:val="24"/>
          <w:szCs w:val="24"/>
        </w:rPr>
        <w:t xml:space="preserve">2nd Runner </w:t>
      </w:r>
      <w:commentRangeStart w:id="43"/>
      <w:r w:rsidRPr="00BE75BA">
        <w:rPr>
          <w:rFonts w:ascii="Times New Roman" w:hAnsi="Times New Roman" w:cs="Times New Roman"/>
          <w:b/>
          <w:bCs/>
          <w:sz w:val="24"/>
          <w:szCs w:val="24"/>
        </w:rPr>
        <w:t>Up</w:t>
      </w:r>
      <w:commentRangeEnd w:id="43"/>
      <w:r w:rsidR="006144BE" w:rsidRPr="00BE75BA">
        <w:rPr>
          <w:rStyle w:val="CommentReference"/>
          <w:rFonts w:ascii="Times New Roman" w:hAnsi="Times New Roman" w:cs="Times New Roman"/>
          <w:b/>
          <w:bCs/>
          <w:sz w:val="24"/>
          <w:szCs w:val="24"/>
        </w:rPr>
        <w:commentReference w:id="43"/>
      </w:r>
      <w:r w:rsidRPr="00BE75BA">
        <w:rPr>
          <w:rFonts w:ascii="Times New Roman" w:hAnsi="Times New Roman" w:cs="Times New Roman"/>
          <w:b/>
          <w:bCs/>
          <w:sz w:val="24"/>
          <w:szCs w:val="24"/>
        </w:rPr>
        <w:t xml:space="preserve">, BUET EEE DAY 2024 VLSITHON </w:t>
      </w:r>
      <w:r>
        <w:rPr>
          <w:rFonts w:ascii="Times New Roman" w:hAnsi="Times New Roman" w:cs="Times New Roman"/>
          <w:b/>
          <w:bCs/>
          <w:sz w:val="24"/>
          <w:szCs w:val="24"/>
        </w:rPr>
        <w:t>(2025)</w:t>
      </w:r>
    </w:p>
    <w:p w14:paraId="5877A3B9" w14:textId="7A9FAE18" w:rsidR="00BE75BA" w:rsidRPr="00BE75BA" w:rsidRDefault="00BE75BA" w:rsidP="00785C86">
      <w:pPr>
        <w:pStyle w:val="ListParagraph"/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BE75BA">
        <w:rPr>
          <w:rFonts w:ascii="Times New Roman" w:hAnsi="Times New Roman" w:cs="Times New Roman"/>
          <w:sz w:val="24"/>
          <w:szCs w:val="24"/>
        </w:rPr>
        <w:t xml:space="preserve">uring the bi-annual event of the EEE department of BUET (EEE DAY), a team VLSI competition was arranged by Neural Semiconductor. The competition was </w:t>
      </w:r>
      <w:r w:rsidR="00515532">
        <w:rPr>
          <w:rFonts w:ascii="Times New Roman" w:hAnsi="Times New Roman" w:cs="Times New Roman"/>
          <w:sz w:val="24"/>
          <w:szCs w:val="24"/>
        </w:rPr>
        <w:t>attended by over 20 teams from across Bangladesh at BUET, where we solved IC-related problems in</w:t>
      </w:r>
      <w:r w:rsidRPr="00BE75BA">
        <w:rPr>
          <w:rFonts w:ascii="Times New Roman" w:hAnsi="Times New Roman" w:cs="Times New Roman"/>
          <w:sz w:val="24"/>
          <w:szCs w:val="24"/>
        </w:rPr>
        <w:t xml:space="preserve"> both RTL and Analog domains. I </w:t>
      </w:r>
      <w:r w:rsidR="00A768C9">
        <w:rPr>
          <w:rFonts w:ascii="Times New Roman" w:hAnsi="Times New Roman" w:cs="Times New Roman"/>
          <w:sz w:val="24"/>
          <w:szCs w:val="24"/>
        </w:rPr>
        <w:t>won</w:t>
      </w:r>
      <w:r w:rsidR="00515532">
        <w:rPr>
          <w:rFonts w:ascii="Times New Roman" w:hAnsi="Times New Roman" w:cs="Times New Roman"/>
          <w:sz w:val="24"/>
          <w:szCs w:val="24"/>
        </w:rPr>
        <w:t xml:space="preserve"> a cash prize</w:t>
      </w:r>
      <w:r w:rsidRPr="00BE75BA">
        <w:rPr>
          <w:rFonts w:ascii="Times New Roman" w:hAnsi="Times New Roman" w:cs="Times New Roman"/>
          <w:sz w:val="24"/>
          <w:szCs w:val="24"/>
        </w:rPr>
        <w:t xml:space="preserve"> of 10000 BDT (111 CAD). </w:t>
      </w:r>
    </w:p>
    <w:p w14:paraId="00D0C6C1" w14:textId="4926DFE2" w:rsidR="00BE75BA" w:rsidRPr="00BE75BA" w:rsidRDefault="00BE75BA" w:rsidP="00785C86">
      <w:pPr>
        <w:pStyle w:val="ListParagraph"/>
        <w:numPr>
          <w:ilvl w:val="0"/>
          <w:numId w:val="10"/>
        </w:num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75BA">
        <w:rPr>
          <w:rFonts w:ascii="Times New Roman" w:hAnsi="Times New Roman" w:cs="Times New Roman"/>
          <w:b/>
          <w:bCs/>
          <w:sz w:val="24"/>
          <w:szCs w:val="24"/>
        </w:rPr>
        <w:t>RISE Undergraduate Research Grant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(2025)</w:t>
      </w:r>
    </w:p>
    <w:p w14:paraId="646585B8" w14:textId="2E3F2B5B" w:rsidR="00BE75BA" w:rsidRPr="00BE75BA" w:rsidRDefault="00BE75BA" w:rsidP="00785C86">
      <w:pPr>
        <w:pStyle w:val="ListParagraph"/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grant was awarded f</w:t>
      </w:r>
      <w:r w:rsidRPr="00BE75BA">
        <w:rPr>
          <w:rFonts w:ascii="Times New Roman" w:hAnsi="Times New Roman" w:cs="Times New Roman"/>
          <w:sz w:val="24"/>
          <w:szCs w:val="24"/>
        </w:rPr>
        <w:t>or an innovative undergraduate research thesis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E120D5">
        <w:rPr>
          <w:rFonts w:ascii="Times New Roman" w:hAnsi="Times New Roman" w:cs="Times New Roman"/>
          <w:i/>
          <w:iCs/>
          <w:sz w:val="24"/>
          <w:szCs w:val="24"/>
        </w:rPr>
        <w:t xml:space="preserve">Nanophotonic Memory Cell Improved </w:t>
      </w:r>
      <w:r w:rsidR="00A768C9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E120D5">
        <w:rPr>
          <w:rFonts w:ascii="Times New Roman" w:hAnsi="Times New Roman" w:cs="Times New Roman"/>
          <w:i/>
          <w:iCs/>
          <w:sz w:val="24"/>
          <w:szCs w:val="24"/>
        </w:rPr>
        <w:t>y Plasmonic Chain Modes</w:t>
      </w:r>
      <w:r w:rsidRPr="00BE75BA">
        <w:rPr>
          <w:rFonts w:ascii="Times New Roman" w:hAnsi="Times New Roman" w:cs="Times New Roman"/>
          <w:sz w:val="24"/>
          <w:szCs w:val="24"/>
        </w:rPr>
        <w:t>)</w:t>
      </w:r>
      <w:r w:rsidR="00A768C9">
        <w:rPr>
          <w:rFonts w:ascii="Times New Roman" w:hAnsi="Times New Roman" w:cs="Times New Roman"/>
          <w:sz w:val="24"/>
          <w:szCs w:val="24"/>
        </w:rPr>
        <w:t>:</w:t>
      </w:r>
      <w:ins w:id="44" w:author="Morandotti, Roberto" w:date="2026-02-10T23:48:00Z" w16du:dateUtc="2026-02-11T02:48:00Z">
        <w:r w:rsidR="006144BE">
          <w:rPr>
            <w:rFonts w:ascii="Times New Roman" w:hAnsi="Times New Roman" w:cs="Times New Roman"/>
            <w:sz w:val="24"/>
            <w:szCs w:val="24"/>
          </w:rPr>
          <w:t xml:space="preserve"> </w:t>
        </w:r>
      </w:ins>
      <w:r w:rsidRPr="00BE75BA">
        <w:rPr>
          <w:rFonts w:ascii="Times New Roman" w:hAnsi="Times New Roman" w:cs="Times New Roman"/>
          <w:sz w:val="24"/>
          <w:szCs w:val="24"/>
        </w:rPr>
        <w:t>a total of 10000</w:t>
      </w:r>
      <w:r w:rsidR="00E120D5">
        <w:rPr>
          <w:rFonts w:ascii="Times New Roman" w:hAnsi="Times New Roman" w:cs="Times New Roman"/>
          <w:sz w:val="24"/>
          <w:szCs w:val="24"/>
        </w:rPr>
        <w:t xml:space="preserve"> BDT (111 CAD)</w:t>
      </w:r>
    </w:p>
    <w:p w14:paraId="25C7D91C" w14:textId="487122A9" w:rsidR="00BE75BA" w:rsidRPr="00BE75BA" w:rsidRDefault="00BE75BA" w:rsidP="00785C86">
      <w:pPr>
        <w:pStyle w:val="ListParagraph"/>
        <w:numPr>
          <w:ilvl w:val="0"/>
          <w:numId w:val="10"/>
        </w:num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75BA">
        <w:rPr>
          <w:rFonts w:ascii="Times New Roman" w:hAnsi="Times New Roman" w:cs="Times New Roman"/>
          <w:b/>
          <w:bCs/>
          <w:sz w:val="24"/>
          <w:szCs w:val="24"/>
        </w:rPr>
        <w:t>Dean’s List Award</w:t>
      </w:r>
      <w:r w:rsidR="00E120D5">
        <w:rPr>
          <w:rFonts w:ascii="Times New Roman" w:hAnsi="Times New Roman" w:cs="Times New Roman"/>
          <w:b/>
          <w:bCs/>
          <w:sz w:val="24"/>
          <w:szCs w:val="24"/>
        </w:rPr>
        <w:t xml:space="preserve"> (2020-2025)</w:t>
      </w:r>
    </w:p>
    <w:p w14:paraId="7EE0D060" w14:textId="1E90879C" w:rsidR="00BE75BA" w:rsidRPr="00BE75BA" w:rsidRDefault="00E120D5" w:rsidP="00785C86">
      <w:pPr>
        <w:pStyle w:val="ListParagraph"/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each year of my undergrad,</w:t>
      </w:r>
      <w:r w:rsidR="00BE75BA" w:rsidRPr="00BE75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 received the Dean’s list award </w:t>
      </w:r>
      <w:r w:rsidR="00BE75BA" w:rsidRPr="00BE75BA">
        <w:rPr>
          <w:rFonts w:ascii="Times New Roman" w:hAnsi="Times New Roman" w:cs="Times New Roman"/>
          <w:sz w:val="24"/>
          <w:szCs w:val="24"/>
        </w:rPr>
        <w:t>for achieving a CGPA of above 3.75 in one academic year</w:t>
      </w:r>
      <w:r>
        <w:rPr>
          <w:rFonts w:ascii="Times New Roman" w:hAnsi="Times New Roman" w:cs="Times New Roman"/>
          <w:sz w:val="24"/>
          <w:szCs w:val="24"/>
        </w:rPr>
        <w:t>, amassing over 20000 BDT (222 CAD)</w:t>
      </w:r>
    </w:p>
    <w:p w14:paraId="11A6DE7A" w14:textId="0B4C00BE" w:rsidR="00BE75BA" w:rsidRPr="00BE75BA" w:rsidRDefault="00BE75BA" w:rsidP="00785C86">
      <w:pPr>
        <w:pStyle w:val="ListParagraph"/>
        <w:numPr>
          <w:ilvl w:val="0"/>
          <w:numId w:val="10"/>
        </w:num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75BA">
        <w:rPr>
          <w:rFonts w:ascii="Times New Roman" w:hAnsi="Times New Roman" w:cs="Times New Roman"/>
          <w:b/>
          <w:bCs/>
          <w:sz w:val="24"/>
          <w:szCs w:val="24"/>
        </w:rPr>
        <w:t>University Merit Scholarship</w:t>
      </w:r>
      <w:r w:rsidR="00E120D5">
        <w:rPr>
          <w:rFonts w:ascii="Times New Roman" w:hAnsi="Times New Roman" w:cs="Times New Roman"/>
          <w:b/>
          <w:bCs/>
          <w:sz w:val="24"/>
          <w:szCs w:val="24"/>
        </w:rPr>
        <w:t xml:space="preserve"> (2020-2025)</w:t>
      </w:r>
    </w:p>
    <w:p w14:paraId="324EEBF8" w14:textId="07716312" w:rsidR="00E120D5" w:rsidRPr="00E120D5" w:rsidRDefault="00E120D5" w:rsidP="00785C86">
      <w:pPr>
        <w:pStyle w:val="ListParagraph"/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each semester of my undergrad,</w:t>
      </w:r>
      <w:r w:rsidRPr="00BE75B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 received the University Merit scholarship </w:t>
      </w:r>
      <w:r w:rsidRPr="00BE75BA">
        <w:rPr>
          <w:rFonts w:ascii="Times New Roman" w:hAnsi="Times New Roman" w:cs="Times New Roman"/>
          <w:sz w:val="24"/>
          <w:szCs w:val="24"/>
        </w:rPr>
        <w:t xml:space="preserve">for achieving </w:t>
      </w:r>
      <w:r>
        <w:rPr>
          <w:rFonts w:ascii="Times New Roman" w:hAnsi="Times New Roman" w:cs="Times New Roman"/>
          <w:sz w:val="24"/>
          <w:szCs w:val="24"/>
        </w:rPr>
        <w:t>in the top 10% in that semester, amassing over 25000 BDT (278 CAD)</w:t>
      </w:r>
    </w:p>
    <w:p w14:paraId="3DA76BA5" w14:textId="361789BB" w:rsidR="00BE75BA" w:rsidRPr="00BE75BA" w:rsidRDefault="00BE75BA" w:rsidP="00785C86">
      <w:pPr>
        <w:pStyle w:val="ListParagraph"/>
        <w:numPr>
          <w:ilvl w:val="0"/>
          <w:numId w:val="10"/>
        </w:num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E75BA">
        <w:rPr>
          <w:rFonts w:ascii="Times New Roman" w:hAnsi="Times New Roman" w:cs="Times New Roman"/>
          <w:b/>
          <w:bCs/>
          <w:sz w:val="24"/>
          <w:szCs w:val="24"/>
        </w:rPr>
        <w:t>Scholarship for work on Team Interplanetar</w:t>
      </w:r>
      <w:r w:rsidR="00E120D5">
        <w:rPr>
          <w:rFonts w:ascii="Times New Roman" w:hAnsi="Times New Roman" w:cs="Times New Roman"/>
          <w:b/>
          <w:bCs/>
          <w:sz w:val="24"/>
          <w:szCs w:val="24"/>
        </w:rPr>
        <w:t xml:space="preserve"> (2023)</w:t>
      </w:r>
    </w:p>
    <w:p w14:paraId="672F9DD3" w14:textId="23F26482" w:rsidR="00BE75BA" w:rsidRDefault="00E120D5" w:rsidP="00785C86">
      <w:pPr>
        <w:pStyle w:val="ListParagraph"/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scholarship was i</w:t>
      </w:r>
      <w:r w:rsidR="00BE75BA" w:rsidRPr="00BE75BA">
        <w:rPr>
          <w:rFonts w:ascii="Times New Roman" w:hAnsi="Times New Roman" w:cs="Times New Roman"/>
          <w:sz w:val="24"/>
          <w:szCs w:val="24"/>
        </w:rPr>
        <w:t>ssued by Grammenphone for traveling to the USA for URC2023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6D7A83">
        <w:rPr>
          <w:rFonts w:ascii="Times New Roman" w:hAnsi="Times New Roman" w:cs="Times New Roman"/>
          <w:sz w:val="24"/>
          <w:szCs w:val="24"/>
        </w:rPr>
        <w:t>totaling</w:t>
      </w:r>
      <w:r>
        <w:rPr>
          <w:rFonts w:ascii="Times New Roman" w:hAnsi="Times New Roman" w:cs="Times New Roman"/>
          <w:sz w:val="24"/>
          <w:szCs w:val="24"/>
        </w:rPr>
        <w:t xml:space="preserve"> over 113000 BDT (1252 CAD)</w:t>
      </w:r>
    </w:p>
    <w:p w14:paraId="53B5C907" w14:textId="7480B34A" w:rsidR="00C93993" w:rsidRDefault="00AB48FD" w:rsidP="00785C86">
      <w:pPr>
        <w:pStyle w:val="ListParagraph"/>
        <w:numPr>
          <w:ilvl w:val="0"/>
          <w:numId w:val="10"/>
        </w:numPr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76C2">
        <w:rPr>
          <w:rFonts w:ascii="Times New Roman" w:hAnsi="Times New Roman" w:cs="Times New Roman"/>
          <w:b/>
          <w:bCs/>
          <w:sz w:val="24"/>
          <w:szCs w:val="24"/>
        </w:rPr>
        <w:t>Government Merit Scholarship – Bangladesh (20</w:t>
      </w:r>
      <w:r w:rsidR="00BE75BA">
        <w:rPr>
          <w:rFonts w:ascii="Times New Roman" w:hAnsi="Times New Roman" w:cs="Times New Roman"/>
          <w:b/>
          <w:bCs/>
          <w:sz w:val="24"/>
          <w:szCs w:val="24"/>
        </w:rPr>
        <w:t>12</w:t>
      </w:r>
      <w:r w:rsidRPr="002376C2">
        <w:rPr>
          <w:rFonts w:ascii="Times New Roman" w:hAnsi="Times New Roman" w:cs="Times New Roman"/>
          <w:b/>
          <w:bCs/>
          <w:sz w:val="24"/>
          <w:szCs w:val="24"/>
        </w:rPr>
        <w:t>–20</w:t>
      </w:r>
      <w:r w:rsidR="00BE75BA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2376C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50D8950" w14:textId="06AF80F5" w:rsidR="00CC7008" w:rsidRPr="00936B08" w:rsidRDefault="00C93993" w:rsidP="00785C86">
      <w:pPr>
        <w:pStyle w:val="ListParagraph"/>
        <w:tabs>
          <w:tab w:val="right" w:pos="935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93993">
        <w:rPr>
          <w:rFonts w:ascii="Times New Roman" w:hAnsi="Times New Roman" w:cs="Times New Roman"/>
          <w:sz w:val="24"/>
          <w:szCs w:val="24"/>
        </w:rPr>
        <w:t xml:space="preserve">Granted by the Government of Bangladesh to students who achieved top ranks in both the </w:t>
      </w:r>
      <w:r w:rsidR="00BE75BA">
        <w:rPr>
          <w:rFonts w:ascii="Times New Roman" w:hAnsi="Times New Roman" w:cs="Times New Roman"/>
          <w:sz w:val="24"/>
          <w:szCs w:val="24"/>
        </w:rPr>
        <w:t xml:space="preserve">Primary School Certificate (PSC, Grade 5), Junior School Certificate (JSC, Grade 8), </w:t>
      </w:r>
      <w:r w:rsidRPr="00C93993">
        <w:rPr>
          <w:rFonts w:ascii="Times New Roman" w:hAnsi="Times New Roman" w:cs="Times New Roman"/>
          <w:sz w:val="24"/>
          <w:szCs w:val="24"/>
        </w:rPr>
        <w:t>Secondary School Certificate (SSC, Grade 10)</w:t>
      </w:r>
      <w:r w:rsidR="004B0F03">
        <w:rPr>
          <w:rFonts w:ascii="Times New Roman" w:hAnsi="Times New Roman" w:cs="Times New Roman"/>
          <w:sz w:val="24"/>
          <w:szCs w:val="24"/>
        </w:rPr>
        <w:t>,</w:t>
      </w:r>
      <w:r w:rsidRPr="00C93993">
        <w:rPr>
          <w:rFonts w:ascii="Times New Roman" w:hAnsi="Times New Roman" w:cs="Times New Roman"/>
          <w:sz w:val="24"/>
          <w:szCs w:val="24"/>
        </w:rPr>
        <w:t xml:space="preserve"> and Higher Secondary Certificate (HSC, Grade 12) national examinations. The scholarship included </w:t>
      </w:r>
      <w:r w:rsidRPr="00E120D5">
        <w:rPr>
          <w:rFonts w:ascii="Times New Roman" w:hAnsi="Times New Roman" w:cs="Times New Roman"/>
          <w:sz w:val="24"/>
          <w:szCs w:val="24"/>
        </w:rPr>
        <w:t xml:space="preserve">a </w:t>
      </w:r>
      <w:r w:rsidR="004B0F03">
        <w:rPr>
          <w:rFonts w:ascii="Times New Roman" w:hAnsi="Times New Roman" w:cs="Times New Roman"/>
          <w:sz w:val="24"/>
          <w:szCs w:val="24"/>
        </w:rPr>
        <w:t xml:space="preserve">$800 stipend </w:t>
      </w:r>
      <w:r w:rsidRPr="00C93993">
        <w:rPr>
          <w:rFonts w:ascii="Times New Roman" w:hAnsi="Times New Roman" w:cs="Times New Roman"/>
          <w:sz w:val="24"/>
          <w:szCs w:val="24"/>
        </w:rPr>
        <w:t>and was awarded in recognition of sustained academic excellence over multiple years.</w:t>
      </w:r>
    </w:p>
    <w:p w14:paraId="435C37AE" w14:textId="48A39129" w:rsidR="00982152" w:rsidRPr="005F59E2" w:rsidRDefault="00982152" w:rsidP="00785C86">
      <w:pPr>
        <w:pStyle w:val="Heading1"/>
      </w:pPr>
      <w:r w:rsidRPr="005F59E2">
        <w:t>Voluntary Academic Services</w:t>
      </w:r>
    </w:p>
    <w:p w14:paraId="60DB3ABC" w14:textId="399F38A0" w:rsidR="00680176" w:rsidRPr="00E120D5" w:rsidRDefault="00A768C9" w:rsidP="00785C8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768C9">
        <w:rPr>
          <w:rFonts w:ascii="Times New Roman" w:hAnsi="Times New Roman" w:cs="Times New Roman"/>
          <w:sz w:val="24"/>
          <w:szCs w:val="24"/>
        </w:rPr>
        <w:t xml:space="preserve">Collaborated with BUET faculty to organize </w:t>
      </w:r>
      <w:r w:rsidR="00D16B99" w:rsidRPr="00281577">
        <w:rPr>
          <w:rFonts w:ascii="Times New Roman" w:hAnsi="Times New Roman" w:cs="Times New Roman"/>
        </w:rPr>
        <w:t>International Conference on Telecommunications and Photonics (ICTP) 2023 and the International Conference on Electrical and Computer Engineering (ICECE) 2024</w:t>
      </w:r>
      <w:r w:rsidRPr="00A768C9">
        <w:rPr>
          <w:rFonts w:ascii="Times New Roman" w:hAnsi="Times New Roman" w:cs="Times New Roman"/>
          <w:sz w:val="24"/>
          <w:szCs w:val="24"/>
        </w:rPr>
        <w:t>; served as graphic designer for conference materials including banners, covers, invitations, and presentation templates.</w:t>
      </w:r>
    </w:p>
    <w:p w14:paraId="5DFBAE7F" w14:textId="4BA202CC" w:rsidR="00936B08" w:rsidRPr="00936B08" w:rsidRDefault="00936B08" w:rsidP="00785C86">
      <w:pPr>
        <w:pStyle w:val="Heading1"/>
      </w:pPr>
      <w:r>
        <w:t>Professional membership</w:t>
      </w:r>
    </w:p>
    <w:p w14:paraId="38900C12" w14:textId="3D756D56" w:rsidR="00642BFB" w:rsidRPr="00642BFB" w:rsidRDefault="00642BFB" w:rsidP="00785C8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2BFB">
        <w:rPr>
          <w:rFonts w:ascii="Times New Roman" w:hAnsi="Times New Roman" w:cs="Times New Roman"/>
          <w:sz w:val="24"/>
          <w:szCs w:val="24"/>
        </w:rPr>
        <w:t>Student Member, SPIE – The International Society for Optics and Photonics (</w:t>
      </w:r>
      <w:r w:rsidR="00A768C9">
        <w:rPr>
          <w:rFonts w:ascii="Times New Roman" w:hAnsi="Times New Roman" w:cs="Times New Roman"/>
          <w:sz w:val="24"/>
          <w:szCs w:val="24"/>
        </w:rPr>
        <w:t>2025</w:t>
      </w:r>
      <w:r w:rsidRPr="00642BFB">
        <w:rPr>
          <w:rFonts w:ascii="Times New Roman" w:hAnsi="Times New Roman" w:cs="Times New Roman"/>
          <w:sz w:val="24"/>
          <w:szCs w:val="24"/>
        </w:rPr>
        <w:t>)</w:t>
      </w:r>
    </w:p>
    <w:p w14:paraId="74E8FE1F" w14:textId="4FB7D988" w:rsidR="00642BFB" w:rsidRPr="00E120D5" w:rsidRDefault="00642BFB" w:rsidP="00785C86">
      <w:pPr>
        <w:pStyle w:val="ListParagraph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2BFB">
        <w:rPr>
          <w:rFonts w:ascii="Times New Roman" w:hAnsi="Times New Roman" w:cs="Times New Roman"/>
          <w:sz w:val="24"/>
          <w:szCs w:val="24"/>
        </w:rPr>
        <w:t>Student Member, IEEE – Institute of Electrical and Electronics Engineers (2019–2025)</w:t>
      </w:r>
    </w:p>
    <w:p w14:paraId="69859881" w14:textId="55B269C2" w:rsidR="00E460AD" w:rsidRPr="005F59E2" w:rsidRDefault="00E460AD" w:rsidP="00785C86">
      <w:pPr>
        <w:spacing w:after="0" w:line="240" w:lineRule="auto"/>
        <w:jc w:val="both"/>
        <w:rPr>
          <w:rFonts w:ascii="Times New Roman" w:hAnsi="Times New Roman" w:cs="Times New Roman"/>
          <w:color w:val="EE0000"/>
          <w:sz w:val="24"/>
          <w:szCs w:val="24"/>
        </w:rPr>
      </w:pPr>
    </w:p>
    <w:sectPr w:rsidR="00E460AD" w:rsidRPr="005F59E2" w:rsidSect="007E1BEA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Morandotti, Roberto" w:date="2026-02-10T23:46:00Z" w:initials="MR">
    <w:p w14:paraId="6C3FDF6D" w14:textId="77777777" w:rsidR="006144BE" w:rsidRDefault="006144BE" w:rsidP="006144BE">
      <w:r>
        <w:rPr>
          <w:rStyle w:val="CommentReference"/>
        </w:rPr>
        <w:annotationRef/>
      </w:r>
      <w:r>
        <w:rPr>
          <w:sz w:val="20"/>
          <w:szCs w:val="20"/>
        </w:rPr>
        <w:t>have you already taken all of your exams?</w:t>
      </w:r>
    </w:p>
    <w:p w14:paraId="3451E2EE" w14:textId="77777777" w:rsidR="006144BE" w:rsidRDefault="006144BE" w:rsidP="006144BE">
      <w:r>
        <w:rPr>
          <w:sz w:val="20"/>
          <w:szCs w:val="20"/>
        </w:rPr>
        <w:t xml:space="preserve"> </w:t>
      </w:r>
    </w:p>
  </w:comment>
  <w:comment w:id="39" w:author="Morandotti, Roberto" w:date="2026-02-10T23:47:00Z" w:initials="MR">
    <w:p w14:paraId="1F462E53" w14:textId="77777777" w:rsidR="006144BE" w:rsidRDefault="006144BE" w:rsidP="006144BE">
      <w:r>
        <w:rPr>
          <w:rStyle w:val="CommentReference"/>
        </w:rPr>
        <w:annotationRef/>
      </w:r>
      <w:r>
        <w:rPr>
          <w:sz w:val="20"/>
          <w:szCs w:val="20"/>
        </w:rPr>
        <w:t>ypu mean 2nd classified? Better be honest.</w:t>
      </w:r>
    </w:p>
  </w:comment>
  <w:comment w:id="41" w:author="Morandotti, Roberto" w:date="2026-02-10T23:47:00Z" w:initials="MR">
    <w:p w14:paraId="4FEB0010" w14:textId="77777777" w:rsidR="006144BE" w:rsidRDefault="006144BE" w:rsidP="006144BE">
      <w:r>
        <w:rPr>
          <w:rStyle w:val="CommentReference"/>
        </w:rPr>
        <w:annotationRef/>
      </w:r>
      <w:r>
        <w:rPr>
          <w:sz w:val="20"/>
          <w:szCs w:val="20"/>
        </w:rPr>
        <w:t>3rd classified?</w:t>
      </w:r>
    </w:p>
  </w:comment>
  <w:comment w:id="43" w:author="Morandotti, Roberto" w:date="2026-02-10T23:48:00Z" w:initials="MR">
    <w:p w14:paraId="1ABE7518" w14:textId="77777777" w:rsidR="006144BE" w:rsidRDefault="006144BE" w:rsidP="006144BE">
      <w:r>
        <w:rPr>
          <w:rStyle w:val="CommentReference"/>
        </w:rPr>
        <w:annotationRef/>
      </w:r>
      <w:r>
        <w:rPr>
          <w:sz w:val="20"/>
          <w:szCs w:val="20"/>
        </w:rPr>
        <w:t>again, 3rd?</w:t>
      </w:r>
    </w:p>
    <w:p w14:paraId="471519FE" w14:textId="77777777" w:rsidR="006144BE" w:rsidRDefault="006144BE" w:rsidP="006144BE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51E2EE" w15:done="0"/>
  <w15:commentEx w15:paraId="1F462E53" w15:done="0"/>
  <w15:commentEx w15:paraId="4FEB0010" w15:done="0"/>
  <w15:commentEx w15:paraId="471519F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EA2EA15" w16cex:dateUtc="2026-02-11T02:46:00Z"/>
  <w16cex:commentExtensible w16cex:durableId="2420A664" w16cex:dateUtc="2026-02-11T02:47:00Z"/>
  <w16cex:commentExtensible w16cex:durableId="1DDA790D" w16cex:dateUtc="2026-02-11T02:47:00Z"/>
  <w16cex:commentExtensible w16cex:durableId="5CD7ADF9" w16cex:dateUtc="2026-02-11T02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51E2EE" w16cid:durableId="4EA2EA15"/>
  <w16cid:commentId w16cid:paraId="1F462E53" w16cid:durableId="2420A664"/>
  <w16cid:commentId w16cid:paraId="4FEB0010" w16cid:durableId="1DDA790D"/>
  <w16cid:commentId w16cid:paraId="471519FE" w16cid:durableId="5CD7ADF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0E6060" w14:textId="77777777" w:rsidR="00B33410" w:rsidRDefault="00B33410" w:rsidP="00B143F6">
      <w:pPr>
        <w:spacing w:after="0" w:line="240" w:lineRule="auto"/>
      </w:pPr>
      <w:r>
        <w:separator/>
      </w:r>
    </w:p>
  </w:endnote>
  <w:endnote w:type="continuationSeparator" w:id="0">
    <w:p w14:paraId="3ABA25B3" w14:textId="77777777" w:rsidR="00B33410" w:rsidRDefault="00B33410" w:rsidP="00B143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20B0604020202020204"/>
    <w:charset w:val="00"/>
    <w:family w:val="roman"/>
    <w:notTrueType/>
    <w:pitch w:val="default"/>
  </w:font>
  <w:font w:name="TimesNewRomanPS-BoldItalicMT">
    <w:altName w:val="Times New Roman"/>
    <w:panose1 w:val="020B0604020202020204"/>
    <w:charset w:val="00"/>
    <w:family w:val="roman"/>
    <w:notTrueType/>
    <w:pitch w:val="default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TimesNewRomanPS-ItalicMT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03FFBC" w14:textId="77777777" w:rsidR="00B33410" w:rsidRDefault="00B33410" w:rsidP="00B143F6">
      <w:pPr>
        <w:spacing w:after="0" w:line="240" w:lineRule="auto"/>
      </w:pPr>
      <w:r>
        <w:separator/>
      </w:r>
    </w:p>
  </w:footnote>
  <w:footnote w:type="continuationSeparator" w:id="0">
    <w:p w14:paraId="4EC0EAB6" w14:textId="77777777" w:rsidR="00B33410" w:rsidRDefault="00B33410" w:rsidP="00B143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8527A" w14:textId="0A4CFD85" w:rsidR="00B143F6" w:rsidRPr="009112AB" w:rsidRDefault="000A66E1" w:rsidP="000A66E1">
    <w:pPr>
      <w:pStyle w:val="Header"/>
      <w:rPr>
        <w:rFonts w:ascii="Times New Roman" w:hAnsi="Times New Roman" w:cs="Times New Roman"/>
        <w:sz w:val="24"/>
        <w:szCs w:val="24"/>
      </w:rPr>
    </w:pPr>
    <w:r w:rsidRPr="009112AB">
      <w:rPr>
        <w:rFonts w:ascii="Times New Roman" w:hAnsi="Times New Roman" w:cs="Times New Roman"/>
        <w:sz w:val="24"/>
        <w:szCs w:val="24"/>
        <w:lang w:val="en-CA"/>
      </w:rPr>
      <w:t xml:space="preserve">CURRICULUM VITÆ </w:t>
    </w:r>
    <w:r w:rsidR="00EB44EE" w:rsidRPr="009112AB">
      <w:rPr>
        <w:rFonts w:ascii="Times New Roman" w:hAnsi="Times New Roman" w:cs="Times New Roman"/>
        <w:sz w:val="24"/>
        <w:szCs w:val="24"/>
        <w:lang w:val="en-CA"/>
      </w:rPr>
      <w:tab/>
    </w:r>
    <w:r w:rsidR="00EB44EE" w:rsidRPr="009112AB">
      <w:rPr>
        <w:rFonts w:ascii="Times New Roman" w:hAnsi="Times New Roman" w:cs="Times New Roman"/>
        <w:sz w:val="24"/>
        <w:szCs w:val="24"/>
        <w:lang w:val="en-CA"/>
      </w:rPr>
      <w:tab/>
    </w:r>
    <w:r w:rsidR="00B701BD">
      <w:rPr>
        <w:rFonts w:ascii="Times New Roman" w:hAnsi="Times New Roman" w:cs="Times New Roman"/>
        <w:sz w:val="24"/>
        <w:szCs w:val="24"/>
        <w:lang w:val="en-CA"/>
      </w:rPr>
      <w:t>BISWAS</w:t>
    </w:r>
    <w:r w:rsidR="00EB44EE" w:rsidRPr="009112AB">
      <w:rPr>
        <w:rFonts w:ascii="Times New Roman" w:hAnsi="Times New Roman" w:cs="Times New Roman"/>
        <w:sz w:val="24"/>
        <w:szCs w:val="24"/>
        <w:lang w:val="en-CA"/>
      </w:rPr>
      <w:t xml:space="preserve">, </w:t>
    </w:r>
    <w:r w:rsidR="00B701BD">
      <w:rPr>
        <w:rFonts w:ascii="Times New Roman" w:hAnsi="Times New Roman" w:cs="Times New Roman"/>
        <w:sz w:val="24"/>
        <w:szCs w:val="24"/>
        <w:lang w:val="en-CA"/>
      </w:rPr>
      <w:t>Chinmoy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Receiver" style="width:7.2pt;height:7.2pt;visibility:visible;mso-wrap-style:square" o:bullet="t">
        <v:imagedata r:id="rId1" o:title="Receiver"/>
      </v:shape>
    </w:pict>
  </w:numPicBullet>
  <w:abstractNum w:abstractNumId="0" w15:restartNumberingAfterBreak="0">
    <w:nsid w:val="057E6B08"/>
    <w:multiLevelType w:val="hybridMultilevel"/>
    <w:tmpl w:val="9E76B8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2551C"/>
    <w:multiLevelType w:val="hybridMultilevel"/>
    <w:tmpl w:val="B88EC8AC"/>
    <w:lvl w:ilvl="0" w:tplc="F4785B5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CBCDE3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4D69E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E2443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2CA89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302FF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7E4827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35677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FBE81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E7C693D"/>
    <w:multiLevelType w:val="hybridMultilevel"/>
    <w:tmpl w:val="3EE6650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F75EE1"/>
    <w:multiLevelType w:val="hybridMultilevel"/>
    <w:tmpl w:val="59D6C0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C27C0"/>
    <w:multiLevelType w:val="hybridMultilevel"/>
    <w:tmpl w:val="A498E4B2"/>
    <w:lvl w:ilvl="0" w:tplc="28189948">
      <w:start w:val="1"/>
      <w:numFmt w:val="decimal"/>
      <w:lvlText w:val="%1."/>
      <w:lvlJc w:val="left"/>
      <w:pPr>
        <w:ind w:left="720" w:hanging="360"/>
      </w:pPr>
      <w:rPr>
        <w:rFonts w:asciiTheme="majorHAnsi" w:eastAsiaTheme="minorHAnsi" w:hAnsiTheme="majorHAnsi" w:cstheme="majorHAns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42709"/>
    <w:multiLevelType w:val="hybridMultilevel"/>
    <w:tmpl w:val="7236DF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796E41"/>
    <w:multiLevelType w:val="multilevel"/>
    <w:tmpl w:val="1434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CA1651"/>
    <w:multiLevelType w:val="hybridMultilevel"/>
    <w:tmpl w:val="9646768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65C1D"/>
    <w:multiLevelType w:val="hybridMultilevel"/>
    <w:tmpl w:val="FD927B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E9C7268"/>
    <w:multiLevelType w:val="hybridMultilevel"/>
    <w:tmpl w:val="817CEF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60F9C"/>
    <w:multiLevelType w:val="hybridMultilevel"/>
    <w:tmpl w:val="225453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50913"/>
    <w:multiLevelType w:val="hybridMultilevel"/>
    <w:tmpl w:val="9DF671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777AF4"/>
    <w:multiLevelType w:val="hybridMultilevel"/>
    <w:tmpl w:val="A21CBC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0E32B65"/>
    <w:multiLevelType w:val="hybridMultilevel"/>
    <w:tmpl w:val="5150D2B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A562E3"/>
    <w:multiLevelType w:val="hybridMultilevel"/>
    <w:tmpl w:val="DD0E05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538EF"/>
    <w:multiLevelType w:val="hybridMultilevel"/>
    <w:tmpl w:val="F586A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8657BA"/>
    <w:multiLevelType w:val="hybridMultilevel"/>
    <w:tmpl w:val="82C4F9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634DA5"/>
    <w:multiLevelType w:val="hybridMultilevel"/>
    <w:tmpl w:val="11F406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6143A3"/>
    <w:multiLevelType w:val="hybridMultilevel"/>
    <w:tmpl w:val="FFD055A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FE7727"/>
    <w:multiLevelType w:val="hybridMultilevel"/>
    <w:tmpl w:val="88FE1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CE76A7"/>
    <w:multiLevelType w:val="hybridMultilevel"/>
    <w:tmpl w:val="56C091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DC04FE"/>
    <w:multiLevelType w:val="hybridMultilevel"/>
    <w:tmpl w:val="5C4C67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934389"/>
    <w:multiLevelType w:val="hybridMultilevel"/>
    <w:tmpl w:val="A6F22CFC"/>
    <w:lvl w:ilvl="0" w:tplc="0BB2E9B2">
      <w:start w:val="1"/>
      <w:numFmt w:val="decimal"/>
      <w:lvlText w:val="%1."/>
      <w:lvlJc w:val="left"/>
      <w:pPr>
        <w:ind w:left="720" w:hanging="360"/>
      </w:pPr>
      <w:rPr>
        <w:rFonts w:asciiTheme="majorHAnsi" w:eastAsiaTheme="minorHAnsi" w:hAnsiTheme="majorHAnsi" w:cstheme="majorHAnsi"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5B0965"/>
    <w:multiLevelType w:val="hybridMultilevel"/>
    <w:tmpl w:val="51FA41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676A7A"/>
    <w:multiLevelType w:val="hybridMultilevel"/>
    <w:tmpl w:val="2C76F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0442FB"/>
    <w:multiLevelType w:val="hybridMultilevel"/>
    <w:tmpl w:val="9BE429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FF5428"/>
    <w:multiLevelType w:val="hybridMultilevel"/>
    <w:tmpl w:val="9EB4EA6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90689B"/>
    <w:multiLevelType w:val="hybridMultilevel"/>
    <w:tmpl w:val="EE90B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F37A1F"/>
    <w:multiLevelType w:val="hybridMultilevel"/>
    <w:tmpl w:val="ADDC43D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EBB329D"/>
    <w:multiLevelType w:val="hybridMultilevel"/>
    <w:tmpl w:val="F586A8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177986"/>
    <w:multiLevelType w:val="hybridMultilevel"/>
    <w:tmpl w:val="DAD83C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B815E1"/>
    <w:multiLevelType w:val="hybridMultilevel"/>
    <w:tmpl w:val="2F448F20"/>
    <w:lvl w:ilvl="0" w:tplc="59B265D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6121278">
    <w:abstractNumId w:val="1"/>
  </w:num>
  <w:num w:numId="2" w16cid:durableId="1303344245">
    <w:abstractNumId w:val="21"/>
  </w:num>
  <w:num w:numId="3" w16cid:durableId="904682443">
    <w:abstractNumId w:val="25"/>
  </w:num>
  <w:num w:numId="4" w16cid:durableId="1319071730">
    <w:abstractNumId w:val="20"/>
  </w:num>
  <w:num w:numId="5" w16cid:durableId="2034190436">
    <w:abstractNumId w:val="10"/>
  </w:num>
  <w:num w:numId="6" w16cid:durableId="1333334454">
    <w:abstractNumId w:val="16"/>
  </w:num>
  <w:num w:numId="7" w16cid:durableId="948003614">
    <w:abstractNumId w:val="28"/>
  </w:num>
  <w:num w:numId="8" w16cid:durableId="1842313710">
    <w:abstractNumId w:val="17"/>
  </w:num>
  <w:num w:numId="9" w16cid:durableId="2014532423">
    <w:abstractNumId w:val="9"/>
  </w:num>
  <w:num w:numId="10" w16cid:durableId="1954482657">
    <w:abstractNumId w:val="5"/>
  </w:num>
  <w:num w:numId="11" w16cid:durableId="1452746638">
    <w:abstractNumId w:val="23"/>
  </w:num>
  <w:num w:numId="12" w16cid:durableId="842939914">
    <w:abstractNumId w:val="2"/>
  </w:num>
  <w:num w:numId="13" w16cid:durableId="642613201">
    <w:abstractNumId w:val="31"/>
  </w:num>
  <w:num w:numId="14" w16cid:durableId="1724988383">
    <w:abstractNumId w:val="22"/>
  </w:num>
  <w:num w:numId="15" w16cid:durableId="581765060">
    <w:abstractNumId w:val="4"/>
  </w:num>
  <w:num w:numId="16" w16cid:durableId="1612972234">
    <w:abstractNumId w:val="13"/>
  </w:num>
  <w:num w:numId="17" w16cid:durableId="2002196463">
    <w:abstractNumId w:val="7"/>
  </w:num>
  <w:num w:numId="18" w16cid:durableId="1366834309">
    <w:abstractNumId w:val="3"/>
  </w:num>
  <w:num w:numId="19" w16cid:durableId="798962894">
    <w:abstractNumId w:val="18"/>
  </w:num>
  <w:num w:numId="20" w16cid:durableId="958876013">
    <w:abstractNumId w:val="11"/>
  </w:num>
  <w:num w:numId="21" w16cid:durableId="1086145104">
    <w:abstractNumId w:val="26"/>
  </w:num>
  <w:num w:numId="22" w16cid:durableId="991329191">
    <w:abstractNumId w:val="30"/>
  </w:num>
  <w:num w:numId="23" w16cid:durableId="1700743512">
    <w:abstractNumId w:val="0"/>
  </w:num>
  <w:num w:numId="24" w16cid:durableId="1324158383">
    <w:abstractNumId w:val="24"/>
  </w:num>
  <w:num w:numId="25" w16cid:durableId="1223784453">
    <w:abstractNumId w:val="27"/>
  </w:num>
  <w:num w:numId="26" w16cid:durableId="372658050">
    <w:abstractNumId w:val="14"/>
  </w:num>
  <w:num w:numId="27" w16cid:durableId="1695154844">
    <w:abstractNumId w:val="8"/>
  </w:num>
  <w:num w:numId="28" w16cid:durableId="2062437237">
    <w:abstractNumId w:val="12"/>
  </w:num>
  <w:num w:numId="29" w16cid:durableId="1049919341">
    <w:abstractNumId w:val="19"/>
  </w:num>
  <w:num w:numId="30" w16cid:durableId="196164347">
    <w:abstractNumId w:val="15"/>
  </w:num>
  <w:num w:numId="31" w16cid:durableId="1594433538">
    <w:abstractNumId w:val="29"/>
  </w:num>
  <w:num w:numId="32" w16cid:durableId="1475441723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amim, Md Hosne Mobarok">
    <w15:presenceInfo w15:providerId="AD" w15:userId="S::md-hosne-mobarok.shamim@inrs.ca::3188567c-7c35-4b1a-a0b3-14e6c42c4a00"/>
  </w15:person>
  <w15:person w15:author="Morandotti, Roberto">
    <w15:presenceInfo w15:providerId="AD" w15:userId="S::Roberto.Morandotti@inrs.ca::128e87fd-91cd-4e1e-8757-74c840f3b2b9"/>
  </w15:person>
  <w15:person w15:author="Tonmoy Biswas Arko">
    <w15:presenceInfo w15:providerId="None" w15:userId="Tonmoy Biswas Ark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Q0MTUxtzAxMjayMDNT0lEKTi0uzszPAykwtKgFALK4rGgtAAAA"/>
  </w:docVars>
  <w:rsids>
    <w:rsidRoot w:val="00B4601C"/>
    <w:rsid w:val="000008D7"/>
    <w:rsid w:val="0000242C"/>
    <w:rsid w:val="00006F26"/>
    <w:rsid w:val="0000701C"/>
    <w:rsid w:val="000104AF"/>
    <w:rsid w:val="00011092"/>
    <w:rsid w:val="00012D03"/>
    <w:rsid w:val="000164A5"/>
    <w:rsid w:val="000206C2"/>
    <w:rsid w:val="000214FA"/>
    <w:rsid w:val="0002226D"/>
    <w:rsid w:val="000245E4"/>
    <w:rsid w:val="00030570"/>
    <w:rsid w:val="00032A67"/>
    <w:rsid w:val="000331ED"/>
    <w:rsid w:val="0003557B"/>
    <w:rsid w:val="000425FE"/>
    <w:rsid w:val="000428BD"/>
    <w:rsid w:val="00044DF5"/>
    <w:rsid w:val="00045B57"/>
    <w:rsid w:val="000472D9"/>
    <w:rsid w:val="0005143D"/>
    <w:rsid w:val="00052474"/>
    <w:rsid w:val="000546A5"/>
    <w:rsid w:val="000557A1"/>
    <w:rsid w:val="00055EFF"/>
    <w:rsid w:val="00056C7A"/>
    <w:rsid w:val="00056D4A"/>
    <w:rsid w:val="0005798B"/>
    <w:rsid w:val="00062049"/>
    <w:rsid w:val="000626F5"/>
    <w:rsid w:val="00063CC6"/>
    <w:rsid w:val="00065049"/>
    <w:rsid w:val="00066CAD"/>
    <w:rsid w:val="00067B44"/>
    <w:rsid w:val="00076544"/>
    <w:rsid w:val="00076FB1"/>
    <w:rsid w:val="00077E7A"/>
    <w:rsid w:val="0008039D"/>
    <w:rsid w:val="00082AE7"/>
    <w:rsid w:val="00084146"/>
    <w:rsid w:val="00084607"/>
    <w:rsid w:val="00084D4C"/>
    <w:rsid w:val="00084DA6"/>
    <w:rsid w:val="00085551"/>
    <w:rsid w:val="000870BC"/>
    <w:rsid w:val="00091DD3"/>
    <w:rsid w:val="00092EAB"/>
    <w:rsid w:val="00093EFD"/>
    <w:rsid w:val="00096A4E"/>
    <w:rsid w:val="00096CBB"/>
    <w:rsid w:val="00097108"/>
    <w:rsid w:val="000A0322"/>
    <w:rsid w:val="000A103A"/>
    <w:rsid w:val="000A3115"/>
    <w:rsid w:val="000A5E82"/>
    <w:rsid w:val="000A6124"/>
    <w:rsid w:val="000A66E1"/>
    <w:rsid w:val="000A7572"/>
    <w:rsid w:val="000B0897"/>
    <w:rsid w:val="000B19C5"/>
    <w:rsid w:val="000B4D2B"/>
    <w:rsid w:val="000B6612"/>
    <w:rsid w:val="000B70C5"/>
    <w:rsid w:val="000B725D"/>
    <w:rsid w:val="000C03B1"/>
    <w:rsid w:val="000C2BA9"/>
    <w:rsid w:val="000C4056"/>
    <w:rsid w:val="000C4BB6"/>
    <w:rsid w:val="000C5A30"/>
    <w:rsid w:val="000C6FAA"/>
    <w:rsid w:val="000C6FF6"/>
    <w:rsid w:val="000D2817"/>
    <w:rsid w:val="000D3F12"/>
    <w:rsid w:val="000E06F8"/>
    <w:rsid w:val="000E20F2"/>
    <w:rsid w:val="000E2DFE"/>
    <w:rsid w:val="000E4706"/>
    <w:rsid w:val="000E78B1"/>
    <w:rsid w:val="000F0354"/>
    <w:rsid w:val="000F1908"/>
    <w:rsid w:val="000F593E"/>
    <w:rsid w:val="000F6D93"/>
    <w:rsid w:val="00100D42"/>
    <w:rsid w:val="00105643"/>
    <w:rsid w:val="00106982"/>
    <w:rsid w:val="00110544"/>
    <w:rsid w:val="001117AF"/>
    <w:rsid w:val="0011358B"/>
    <w:rsid w:val="001165A9"/>
    <w:rsid w:val="0011686C"/>
    <w:rsid w:val="00116F8C"/>
    <w:rsid w:val="00117332"/>
    <w:rsid w:val="00117AE0"/>
    <w:rsid w:val="00117EA0"/>
    <w:rsid w:val="001217CD"/>
    <w:rsid w:val="001221CA"/>
    <w:rsid w:val="001224DE"/>
    <w:rsid w:val="00122E40"/>
    <w:rsid w:val="0012316A"/>
    <w:rsid w:val="001233AF"/>
    <w:rsid w:val="0012341D"/>
    <w:rsid w:val="001244A5"/>
    <w:rsid w:val="00125DDC"/>
    <w:rsid w:val="00131095"/>
    <w:rsid w:val="00131D56"/>
    <w:rsid w:val="00136EA3"/>
    <w:rsid w:val="0013760D"/>
    <w:rsid w:val="00137D99"/>
    <w:rsid w:val="00140FE7"/>
    <w:rsid w:val="001424C9"/>
    <w:rsid w:val="0014348C"/>
    <w:rsid w:val="00146F4D"/>
    <w:rsid w:val="0014763C"/>
    <w:rsid w:val="00147D4A"/>
    <w:rsid w:val="001536A4"/>
    <w:rsid w:val="001541EE"/>
    <w:rsid w:val="00155EA0"/>
    <w:rsid w:val="00156432"/>
    <w:rsid w:val="001570A0"/>
    <w:rsid w:val="001609CE"/>
    <w:rsid w:val="00161662"/>
    <w:rsid w:val="00163348"/>
    <w:rsid w:val="00164EC7"/>
    <w:rsid w:val="00167D57"/>
    <w:rsid w:val="00170CC9"/>
    <w:rsid w:val="00171042"/>
    <w:rsid w:val="00172E66"/>
    <w:rsid w:val="00173220"/>
    <w:rsid w:val="00173309"/>
    <w:rsid w:val="00176C26"/>
    <w:rsid w:val="001777F9"/>
    <w:rsid w:val="001779A4"/>
    <w:rsid w:val="00180AAC"/>
    <w:rsid w:val="00181FA6"/>
    <w:rsid w:val="00182017"/>
    <w:rsid w:val="00184DEC"/>
    <w:rsid w:val="001876EB"/>
    <w:rsid w:val="001904F5"/>
    <w:rsid w:val="00191CF5"/>
    <w:rsid w:val="0019384C"/>
    <w:rsid w:val="00193F83"/>
    <w:rsid w:val="00195707"/>
    <w:rsid w:val="0019688D"/>
    <w:rsid w:val="0019705D"/>
    <w:rsid w:val="001970C1"/>
    <w:rsid w:val="001A435A"/>
    <w:rsid w:val="001A4FE0"/>
    <w:rsid w:val="001B0157"/>
    <w:rsid w:val="001B0423"/>
    <w:rsid w:val="001B1456"/>
    <w:rsid w:val="001B3748"/>
    <w:rsid w:val="001B51A1"/>
    <w:rsid w:val="001B546E"/>
    <w:rsid w:val="001B67E7"/>
    <w:rsid w:val="001C4B4F"/>
    <w:rsid w:val="001D1E5F"/>
    <w:rsid w:val="001D3253"/>
    <w:rsid w:val="001D4FAB"/>
    <w:rsid w:val="001D5B5A"/>
    <w:rsid w:val="001D736E"/>
    <w:rsid w:val="001E08BC"/>
    <w:rsid w:val="001E14E4"/>
    <w:rsid w:val="001E23FF"/>
    <w:rsid w:val="001E2BED"/>
    <w:rsid w:val="001E3043"/>
    <w:rsid w:val="001E4FA8"/>
    <w:rsid w:val="001E7AF4"/>
    <w:rsid w:val="001F027C"/>
    <w:rsid w:val="001F20C7"/>
    <w:rsid w:val="001F331D"/>
    <w:rsid w:val="001F5E24"/>
    <w:rsid w:val="001F6528"/>
    <w:rsid w:val="00200272"/>
    <w:rsid w:val="00201D97"/>
    <w:rsid w:val="00202E2F"/>
    <w:rsid w:val="00202FE7"/>
    <w:rsid w:val="002032B0"/>
    <w:rsid w:val="00203C4D"/>
    <w:rsid w:val="00203E49"/>
    <w:rsid w:val="00207018"/>
    <w:rsid w:val="002111D1"/>
    <w:rsid w:val="00211724"/>
    <w:rsid w:val="002150BC"/>
    <w:rsid w:val="002153AA"/>
    <w:rsid w:val="00217271"/>
    <w:rsid w:val="002172D7"/>
    <w:rsid w:val="00220B2F"/>
    <w:rsid w:val="00221913"/>
    <w:rsid w:val="0022218C"/>
    <w:rsid w:val="00222A42"/>
    <w:rsid w:val="002239A2"/>
    <w:rsid w:val="00224722"/>
    <w:rsid w:val="00225C0A"/>
    <w:rsid w:val="00225CDB"/>
    <w:rsid w:val="00226681"/>
    <w:rsid w:val="002323C2"/>
    <w:rsid w:val="00236253"/>
    <w:rsid w:val="002376C2"/>
    <w:rsid w:val="002379FB"/>
    <w:rsid w:val="00240CD3"/>
    <w:rsid w:val="00242F38"/>
    <w:rsid w:val="00243643"/>
    <w:rsid w:val="00243DC5"/>
    <w:rsid w:val="00245D36"/>
    <w:rsid w:val="00251A23"/>
    <w:rsid w:val="00252106"/>
    <w:rsid w:val="00253AA6"/>
    <w:rsid w:val="00257882"/>
    <w:rsid w:val="002618F0"/>
    <w:rsid w:val="002634C2"/>
    <w:rsid w:val="00264DA2"/>
    <w:rsid w:val="00265889"/>
    <w:rsid w:val="00267DB0"/>
    <w:rsid w:val="002750AF"/>
    <w:rsid w:val="002753D3"/>
    <w:rsid w:val="002816C1"/>
    <w:rsid w:val="00282230"/>
    <w:rsid w:val="0028238A"/>
    <w:rsid w:val="002833DF"/>
    <w:rsid w:val="00283DBF"/>
    <w:rsid w:val="00284D69"/>
    <w:rsid w:val="002855F4"/>
    <w:rsid w:val="00285D6A"/>
    <w:rsid w:val="00286B73"/>
    <w:rsid w:val="00291145"/>
    <w:rsid w:val="002936E9"/>
    <w:rsid w:val="00293AFA"/>
    <w:rsid w:val="0029476D"/>
    <w:rsid w:val="002A06E3"/>
    <w:rsid w:val="002A0F78"/>
    <w:rsid w:val="002A2F9D"/>
    <w:rsid w:val="002A3704"/>
    <w:rsid w:val="002A75C2"/>
    <w:rsid w:val="002A7828"/>
    <w:rsid w:val="002B005C"/>
    <w:rsid w:val="002B03A8"/>
    <w:rsid w:val="002B1BD0"/>
    <w:rsid w:val="002B26C6"/>
    <w:rsid w:val="002B2F27"/>
    <w:rsid w:val="002B48B3"/>
    <w:rsid w:val="002B53D3"/>
    <w:rsid w:val="002B747A"/>
    <w:rsid w:val="002B7660"/>
    <w:rsid w:val="002B7894"/>
    <w:rsid w:val="002C004A"/>
    <w:rsid w:val="002C0BA5"/>
    <w:rsid w:val="002C175A"/>
    <w:rsid w:val="002C19F5"/>
    <w:rsid w:val="002C2807"/>
    <w:rsid w:val="002C3430"/>
    <w:rsid w:val="002C5138"/>
    <w:rsid w:val="002C6569"/>
    <w:rsid w:val="002D018F"/>
    <w:rsid w:val="002D2D85"/>
    <w:rsid w:val="002D2EF2"/>
    <w:rsid w:val="002D3645"/>
    <w:rsid w:val="002D4496"/>
    <w:rsid w:val="002D58C5"/>
    <w:rsid w:val="002E0090"/>
    <w:rsid w:val="002E1559"/>
    <w:rsid w:val="002E1AFE"/>
    <w:rsid w:val="002E48F6"/>
    <w:rsid w:val="002E4A1E"/>
    <w:rsid w:val="002E6CDC"/>
    <w:rsid w:val="002E7D30"/>
    <w:rsid w:val="002F07DF"/>
    <w:rsid w:val="002F49E0"/>
    <w:rsid w:val="002F6C0C"/>
    <w:rsid w:val="003045CB"/>
    <w:rsid w:val="00304D3C"/>
    <w:rsid w:val="00307118"/>
    <w:rsid w:val="0030747E"/>
    <w:rsid w:val="00310A49"/>
    <w:rsid w:val="00311BAE"/>
    <w:rsid w:val="003128C3"/>
    <w:rsid w:val="00313816"/>
    <w:rsid w:val="00315454"/>
    <w:rsid w:val="00315EB4"/>
    <w:rsid w:val="00315EBD"/>
    <w:rsid w:val="00317771"/>
    <w:rsid w:val="003224F4"/>
    <w:rsid w:val="003276FA"/>
    <w:rsid w:val="00327A89"/>
    <w:rsid w:val="00331C28"/>
    <w:rsid w:val="00332388"/>
    <w:rsid w:val="0034053C"/>
    <w:rsid w:val="00343384"/>
    <w:rsid w:val="0034608A"/>
    <w:rsid w:val="00351703"/>
    <w:rsid w:val="00353757"/>
    <w:rsid w:val="00353785"/>
    <w:rsid w:val="003556F9"/>
    <w:rsid w:val="0035746E"/>
    <w:rsid w:val="003578E9"/>
    <w:rsid w:val="00361756"/>
    <w:rsid w:val="00362A4A"/>
    <w:rsid w:val="00362D40"/>
    <w:rsid w:val="00363573"/>
    <w:rsid w:val="00364D33"/>
    <w:rsid w:val="0036599B"/>
    <w:rsid w:val="00365B8F"/>
    <w:rsid w:val="00367526"/>
    <w:rsid w:val="00370B5C"/>
    <w:rsid w:val="00370D40"/>
    <w:rsid w:val="003717D7"/>
    <w:rsid w:val="00371D99"/>
    <w:rsid w:val="00372C30"/>
    <w:rsid w:val="00373FFD"/>
    <w:rsid w:val="0037477C"/>
    <w:rsid w:val="003747F5"/>
    <w:rsid w:val="00374957"/>
    <w:rsid w:val="00377627"/>
    <w:rsid w:val="00382216"/>
    <w:rsid w:val="003857C3"/>
    <w:rsid w:val="003865A2"/>
    <w:rsid w:val="00387049"/>
    <w:rsid w:val="003877C0"/>
    <w:rsid w:val="003954CB"/>
    <w:rsid w:val="00395676"/>
    <w:rsid w:val="003973F6"/>
    <w:rsid w:val="003A1573"/>
    <w:rsid w:val="003A62E0"/>
    <w:rsid w:val="003B0B62"/>
    <w:rsid w:val="003B4145"/>
    <w:rsid w:val="003B4A62"/>
    <w:rsid w:val="003B70A7"/>
    <w:rsid w:val="003C2878"/>
    <w:rsid w:val="003C6441"/>
    <w:rsid w:val="003D1301"/>
    <w:rsid w:val="003D2FBB"/>
    <w:rsid w:val="003D32E4"/>
    <w:rsid w:val="003D3AB9"/>
    <w:rsid w:val="003D47F2"/>
    <w:rsid w:val="003D4DE7"/>
    <w:rsid w:val="003D6870"/>
    <w:rsid w:val="003E00BC"/>
    <w:rsid w:val="003E3B48"/>
    <w:rsid w:val="003E3E9C"/>
    <w:rsid w:val="003E689D"/>
    <w:rsid w:val="003F3186"/>
    <w:rsid w:val="003F31C6"/>
    <w:rsid w:val="003F40E1"/>
    <w:rsid w:val="003F49C8"/>
    <w:rsid w:val="003F657B"/>
    <w:rsid w:val="004000D8"/>
    <w:rsid w:val="00400368"/>
    <w:rsid w:val="004004C9"/>
    <w:rsid w:val="00401024"/>
    <w:rsid w:val="00402516"/>
    <w:rsid w:val="004028A5"/>
    <w:rsid w:val="00405A10"/>
    <w:rsid w:val="004064DF"/>
    <w:rsid w:val="00414393"/>
    <w:rsid w:val="00415D91"/>
    <w:rsid w:val="004175CA"/>
    <w:rsid w:val="00422A80"/>
    <w:rsid w:val="00422D2A"/>
    <w:rsid w:val="00425494"/>
    <w:rsid w:val="00425F2E"/>
    <w:rsid w:val="0042683E"/>
    <w:rsid w:val="004278A2"/>
    <w:rsid w:val="00431782"/>
    <w:rsid w:val="00433641"/>
    <w:rsid w:val="004336D8"/>
    <w:rsid w:val="00434DF3"/>
    <w:rsid w:val="0043716B"/>
    <w:rsid w:val="00437831"/>
    <w:rsid w:val="00440DB6"/>
    <w:rsid w:val="00441AE0"/>
    <w:rsid w:val="00441F54"/>
    <w:rsid w:val="00442ECA"/>
    <w:rsid w:val="0044323A"/>
    <w:rsid w:val="004446D9"/>
    <w:rsid w:val="00444C08"/>
    <w:rsid w:val="004453CA"/>
    <w:rsid w:val="004466F4"/>
    <w:rsid w:val="00447612"/>
    <w:rsid w:val="00447B00"/>
    <w:rsid w:val="004556AA"/>
    <w:rsid w:val="004579F8"/>
    <w:rsid w:val="00460002"/>
    <w:rsid w:val="0046022E"/>
    <w:rsid w:val="00460F14"/>
    <w:rsid w:val="00461AE3"/>
    <w:rsid w:val="004664FF"/>
    <w:rsid w:val="00466C7F"/>
    <w:rsid w:val="00467F1E"/>
    <w:rsid w:val="00472EB1"/>
    <w:rsid w:val="00473BFB"/>
    <w:rsid w:val="0047654F"/>
    <w:rsid w:val="00477838"/>
    <w:rsid w:val="0048279F"/>
    <w:rsid w:val="00482D2D"/>
    <w:rsid w:val="00483A58"/>
    <w:rsid w:val="0048403A"/>
    <w:rsid w:val="0048450C"/>
    <w:rsid w:val="00485004"/>
    <w:rsid w:val="00485F9E"/>
    <w:rsid w:val="004869EE"/>
    <w:rsid w:val="0048781C"/>
    <w:rsid w:val="0049084D"/>
    <w:rsid w:val="00490BCB"/>
    <w:rsid w:val="004921EC"/>
    <w:rsid w:val="00492B6D"/>
    <w:rsid w:val="00494BD4"/>
    <w:rsid w:val="00494CFC"/>
    <w:rsid w:val="00496DF1"/>
    <w:rsid w:val="00497967"/>
    <w:rsid w:val="004A0118"/>
    <w:rsid w:val="004A069D"/>
    <w:rsid w:val="004A519B"/>
    <w:rsid w:val="004B0A0B"/>
    <w:rsid w:val="004B0DF5"/>
    <w:rsid w:val="004B0F03"/>
    <w:rsid w:val="004B2E96"/>
    <w:rsid w:val="004B45C9"/>
    <w:rsid w:val="004B5910"/>
    <w:rsid w:val="004B6E71"/>
    <w:rsid w:val="004B7A45"/>
    <w:rsid w:val="004C14D9"/>
    <w:rsid w:val="004C2F40"/>
    <w:rsid w:val="004C334A"/>
    <w:rsid w:val="004C3BD7"/>
    <w:rsid w:val="004C5AD1"/>
    <w:rsid w:val="004C5DCE"/>
    <w:rsid w:val="004C7712"/>
    <w:rsid w:val="004D14A0"/>
    <w:rsid w:val="004D26FD"/>
    <w:rsid w:val="004D2A44"/>
    <w:rsid w:val="004D4754"/>
    <w:rsid w:val="004D4923"/>
    <w:rsid w:val="004D646E"/>
    <w:rsid w:val="004D6C61"/>
    <w:rsid w:val="004D78D5"/>
    <w:rsid w:val="004E112F"/>
    <w:rsid w:val="004E1C80"/>
    <w:rsid w:val="004E2D68"/>
    <w:rsid w:val="004E3121"/>
    <w:rsid w:val="004E52B6"/>
    <w:rsid w:val="004E7406"/>
    <w:rsid w:val="004F04B5"/>
    <w:rsid w:val="004F2ECA"/>
    <w:rsid w:val="004F39F8"/>
    <w:rsid w:val="004F75C0"/>
    <w:rsid w:val="00501CBA"/>
    <w:rsid w:val="0050298C"/>
    <w:rsid w:val="00504437"/>
    <w:rsid w:val="005044EB"/>
    <w:rsid w:val="00504F1D"/>
    <w:rsid w:val="00507429"/>
    <w:rsid w:val="00507519"/>
    <w:rsid w:val="00507973"/>
    <w:rsid w:val="00507BA4"/>
    <w:rsid w:val="00510E9F"/>
    <w:rsid w:val="005128D2"/>
    <w:rsid w:val="005146F8"/>
    <w:rsid w:val="00515532"/>
    <w:rsid w:val="00515B63"/>
    <w:rsid w:val="005170E3"/>
    <w:rsid w:val="00517347"/>
    <w:rsid w:val="005204E5"/>
    <w:rsid w:val="00520F73"/>
    <w:rsid w:val="00521497"/>
    <w:rsid w:val="00524A9D"/>
    <w:rsid w:val="00525446"/>
    <w:rsid w:val="0052679E"/>
    <w:rsid w:val="00530DB4"/>
    <w:rsid w:val="00532123"/>
    <w:rsid w:val="0053322C"/>
    <w:rsid w:val="00533AA6"/>
    <w:rsid w:val="00537285"/>
    <w:rsid w:val="0053730D"/>
    <w:rsid w:val="0053752E"/>
    <w:rsid w:val="0054009F"/>
    <w:rsid w:val="0054134E"/>
    <w:rsid w:val="0054358B"/>
    <w:rsid w:val="00554332"/>
    <w:rsid w:val="00557CE2"/>
    <w:rsid w:val="00557DB1"/>
    <w:rsid w:val="005607F5"/>
    <w:rsid w:val="0056094B"/>
    <w:rsid w:val="0056115F"/>
    <w:rsid w:val="00561573"/>
    <w:rsid w:val="005634D9"/>
    <w:rsid w:val="00563E78"/>
    <w:rsid w:val="00564C31"/>
    <w:rsid w:val="00564F17"/>
    <w:rsid w:val="00570CBA"/>
    <w:rsid w:val="00572314"/>
    <w:rsid w:val="0057745D"/>
    <w:rsid w:val="0058172E"/>
    <w:rsid w:val="00582551"/>
    <w:rsid w:val="00585629"/>
    <w:rsid w:val="0058567E"/>
    <w:rsid w:val="00586286"/>
    <w:rsid w:val="00587D4F"/>
    <w:rsid w:val="005907B8"/>
    <w:rsid w:val="005920AB"/>
    <w:rsid w:val="005942E3"/>
    <w:rsid w:val="00595861"/>
    <w:rsid w:val="005960E4"/>
    <w:rsid w:val="00597237"/>
    <w:rsid w:val="005A0244"/>
    <w:rsid w:val="005A15FA"/>
    <w:rsid w:val="005A1819"/>
    <w:rsid w:val="005A403F"/>
    <w:rsid w:val="005A4126"/>
    <w:rsid w:val="005A5DDF"/>
    <w:rsid w:val="005A5FF8"/>
    <w:rsid w:val="005A6F1A"/>
    <w:rsid w:val="005A789D"/>
    <w:rsid w:val="005B018C"/>
    <w:rsid w:val="005B2316"/>
    <w:rsid w:val="005B26BA"/>
    <w:rsid w:val="005B2E86"/>
    <w:rsid w:val="005B590F"/>
    <w:rsid w:val="005B5B9B"/>
    <w:rsid w:val="005C09B9"/>
    <w:rsid w:val="005C10B0"/>
    <w:rsid w:val="005C193E"/>
    <w:rsid w:val="005C1F3C"/>
    <w:rsid w:val="005C2B00"/>
    <w:rsid w:val="005C510F"/>
    <w:rsid w:val="005C5A09"/>
    <w:rsid w:val="005C776C"/>
    <w:rsid w:val="005D1788"/>
    <w:rsid w:val="005D4683"/>
    <w:rsid w:val="005D4B0C"/>
    <w:rsid w:val="005D52FD"/>
    <w:rsid w:val="005D56F1"/>
    <w:rsid w:val="005D6641"/>
    <w:rsid w:val="005D6788"/>
    <w:rsid w:val="005D7466"/>
    <w:rsid w:val="005E01C5"/>
    <w:rsid w:val="005E27A6"/>
    <w:rsid w:val="005E4265"/>
    <w:rsid w:val="005E44ED"/>
    <w:rsid w:val="005E73F7"/>
    <w:rsid w:val="005F01F6"/>
    <w:rsid w:val="005F29E7"/>
    <w:rsid w:val="005F2CC8"/>
    <w:rsid w:val="005F35D5"/>
    <w:rsid w:val="005F3736"/>
    <w:rsid w:val="005F3D22"/>
    <w:rsid w:val="005F412F"/>
    <w:rsid w:val="005F59E2"/>
    <w:rsid w:val="00602C85"/>
    <w:rsid w:val="00603746"/>
    <w:rsid w:val="00604A43"/>
    <w:rsid w:val="00604A80"/>
    <w:rsid w:val="00604FC7"/>
    <w:rsid w:val="00607861"/>
    <w:rsid w:val="00607C5B"/>
    <w:rsid w:val="0061194D"/>
    <w:rsid w:val="006144BE"/>
    <w:rsid w:val="00621E44"/>
    <w:rsid w:val="0062237D"/>
    <w:rsid w:val="00623921"/>
    <w:rsid w:val="00624113"/>
    <w:rsid w:val="006255AA"/>
    <w:rsid w:val="00630E6A"/>
    <w:rsid w:val="00631264"/>
    <w:rsid w:val="0063160D"/>
    <w:rsid w:val="00632813"/>
    <w:rsid w:val="00632BA6"/>
    <w:rsid w:val="006335DE"/>
    <w:rsid w:val="00633EB6"/>
    <w:rsid w:val="00634C5C"/>
    <w:rsid w:val="006424C5"/>
    <w:rsid w:val="00642B9E"/>
    <w:rsid w:val="00642BFB"/>
    <w:rsid w:val="00643101"/>
    <w:rsid w:val="0064385C"/>
    <w:rsid w:val="00645347"/>
    <w:rsid w:val="006476ED"/>
    <w:rsid w:val="00652839"/>
    <w:rsid w:val="00655086"/>
    <w:rsid w:val="006565B1"/>
    <w:rsid w:val="00656B19"/>
    <w:rsid w:val="00657CCC"/>
    <w:rsid w:val="006609DC"/>
    <w:rsid w:val="00660E6D"/>
    <w:rsid w:val="0066118B"/>
    <w:rsid w:val="00662410"/>
    <w:rsid w:val="006632BA"/>
    <w:rsid w:val="00666173"/>
    <w:rsid w:val="00666AA3"/>
    <w:rsid w:val="006776E6"/>
    <w:rsid w:val="00677808"/>
    <w:rsid w:val="00677E39"/>
    <w:rsid w:val="00680176"/>
    <w:rsid w:val="00680B1E"/>
    <w:rsid w:val="006818B5"/>
    <w:rsid w:val="00682F83"/>
    <w:rsid w:val="0068447B"/>
    <w:rsid w:val="00691242"/>
    <w:rsid w:val="006915BC"/>
    <w:rsid w:val="00693C01"/>
    <w:rsid w:val="006947BA"/>
    <w:rsid w:val="00694ECD"/>
    <w:rsid w:val="00697561"/>
    <w:rsid w:val="006A0D58"/>
    <w:rsid w:val="006A1AE6"/>
    <w:rsid w:val="006A2965"/>
    <w:rsid w:val="006A3FF9"/>
    <w:rsid w:val="006A488C"/>
    <w:rsid w:val="006A4D71"/>
    <w:rsid w:val="006A5225"/>
    <w:rsid w:val="006A5A64"/>
    <w:rsid w:val="006A6CD1"/>
    <w:rsid w:val="006B169C"/>
    <w:rsid w:val="006B3C6F"/>
    <w:rsid w:val="006B70EF"/>
    <w:rsid w:val="006B7935"/>
    <w:rsid w:val="006B7A62"/>
    <w:rsid w:val="006C1511"/>
    <w:rsid w:val="006C1568"/>
    <w:rsid w:val="006C18C4"/>
    <w:rsid w:val="006C319D"/>
    <w:rsid w:val="006C34CE"/>
    <w:rsid w:val="006C4302"/>
    <w:rsid w:val="006C5083"/>
    <w:rsid w:val="006C6D3D"/>
    <w:rsid w:val="006D04F3"/>
    <w:rsid w:val="006D1D66"/>
    <w:rsid w:val="006D22EC"/>
    <w:rsid w:val="006D3945"/>
    <w:rsid w:val="006D5426"/>
    <w:rsid w:val="006D7A83"/>
    <w:rsid w:val="006E1525"/>
    <w:rsid w:val="006E2615"/>
    <w:rsid w:val="006E29D4"/>
    <w:rsid w:val="006E44D2"/>
    <w:rsid w:val="006E5911"/>
    <w:rsid w:val="006E7732"/>
    <w:rsid w:val="006E7E67"/>
    <w:rsid w:val="006F01F5"/>
    <w:rsid w:val="006F2D57"/>
    <w:rsid w:val="006F44FA"/>
    <w:rsid w:val="006F797F"/>
    <w:rsid w:val="00701731"/>
    <w:rsid w:val="00701EA2"/>
    <w:rsid w:val="007033B9"/>
    <w:rsid w:val="00703502"/>
    <w:rsid w:val="0070360B"/>
    <w:rsid w:val="0070369C"/>
    <w:rsid w:val="0070600F"/>
    <w:rsid w:val="00712735"/>
    <w:rsid w:val="00714C7E"/>
    <w:rsid w:val="00715779"/>
    <w:rsid w:val="0071684B"/>
    <w:rsid w:val="00717E6D"/>
    <w:rsid w:val="00720D14"/>
    <w:rsid w:val="007268D4"/>
    <w:rsid w:val="00727B25"/>
    <w:rsid w:val="0073067A"/>
    <w:rsid w:val="00732043"/>
    <w:rsid w:val="0073366A"/>
    <w:rsid w:val="00733B6D"/>
    <w:rsid w:val="007366C0"/>
    <w:rsid w:val="007415CD"/>
    <w:rsid w:val="0074247F"/>
    <w:rsid w:val="0074640A"/>
    <w:rsid w:val="00746A23"/>
    <w:rsid w:val="00746B88"/>
    <w:rsid w:val="0075047D"/>
    <w:rsid w:val="00751512"/>
    <w:rsid w:val="00751B2F"/>
    <w:rsid w:val="0075425A"/>
    <w:rsid w:val="007555CD"/>
    <w:rsid w:val="007568AD"/>
    <w:rsid w:val="00756F60"/>
    <w:rsid w:val="00757181"/>
    <w:rsid w:val="00760A23"/>
    <w:rsid w:val="00761968"/>
    <w:rsid w:val="0076588E"/>
    <w:rsid w:val="00770D0E"/>
    <w:rsid w:val="007714B0"/>
    <w:rsid w:val="00771C55"/>
    <w:rsid w:val="007721DD"/>
    <w:rsid w:val="00772F63"/>
    <w:rsid w:val="00774084"/>
    <w:rsid w:val="007749EA"/>
    <w:rsid w:val="00775AB6"/>
    <w:rsid w:val="007761DC"/>
    <w:rsid w:val="00776906"/>
    <w:rsid w:val="00777BF1"/>
    <w:rsid w:val="00780FF3"/>
    <w:rsid w:val="007816E4"/>
    <w:rsid w:val="0078307D"/>
    <w:rsid w:val="00783B77"/>
    <w:rsid w:val="00784A61"/>
    <w:rsid w:val="00785C86"/>
    <w:rsid w:val="00785EE1"/>
    <w:rsid w:val="007865DB"/>
    <w:rsid w:val="0078688F"/>
    <w:rsid w:val="00786E04"/>
    <w:rsid w:val="00787935"/>
    <w:rsid w:val="00790B6C"/>
    <w:rsid w:val="0079204C"/>
    <w:rsid w:val="0079291A"/>
    <w:rsid w:val="007936E9"/>
    <w:rsid w:val="007A3A23"/>
    <w:rsid w:val="007A5116"/>
    <w:rsid w:val="007A71A4"/>
    <w:rsid w:val="007A797C"/>
    <w:rsid w:val="007A79DB"/>
    <w:rsid w:val="007B0B12"/>
    <w:rsid w:val="007B2909"/>
    <w:rsid w:val="007B3FD9"/>
    <w:rsid w:val="007B40B9"/>
    <w:rsid w:val="007B42C6"/>
    <w:rsid w:val="007B5088"/>
    <w:rsid w:val="007B65E6"/>
    <w:rsid w:val="007B7A7A"/>
    <w:rsid w:val="007C1BA1"/>
    <w:rsid w:val="007C3265"/>
    <w:rsid w:val="007C5269"/>
    <w:rsid w:val="007C6388"/>
    <w:rsid w:val="007C7504"/>
    <w:rsid w:val="007C75AF"/>
    <w:rsid w:val="007D064E"/>
    <w:rsid w:val="007D0837"/>
    <w:rsid w:val="007D3C60"/>
    <w:rsid w:val="007D3CF7"/>
    <w:rsid w:val="007D50A0"/>
    <w:rsid w:val="007D6607"/>
    <w:rsid w:val="007D73E9"/>
    <w:rsid w:val="007E0381"/>
    <w:rsid w:val="007E0D5B"/>
    <w:rsid w:val="007E0FA5"/>
    <w:rsid w:val="007E1BEA"/>
    <w:rsid w:val="007E1CEB"/>
    <w:rsid w:val="007E470C"/>
    <w:rsid w:val="007E6E5B"/>
    <w:rsid w:val="007F32DD"/>
    <w:rsid w:val="007F3928"/>
    <w:rsid w:val="007F3ACF"/>
    <w:rsid w:val="007F3FBA"/>
    <w:rsid w:val="007F6813"/>
    <w:rsid w:val="007F7FF4"/>
    <w:rsid w:val="0080048F"/>
    <w:rsid w:val="00800C2E"/>
    <w:rsid w:val="008019CB"/>
    <w:rsid w:val="00802106"/>
    <w:rsid w:val="00802698"/>
    <w:rsid w:val="00803910"/>
    <w:rsid w:val="00803DF9"/>
    <w:rsid w:val="00803E82"/>
    <w:rsid w:val="008048FB"/>
    <w:rsid w:val="00805870"/>
    <w:rsid w:val="00805D3A"/>
    <w:rsid w:val="00807526"/>
    <w:rsid w:val="00810C2B"/>
    <w:rsid w:val="00810D23"/>
    <w:rsid w:val="008124CC"/>
    <w:rsid w:val="00813266"/>
    <w:rsid w:val="00814647"/>
    <w:rsid w:val="00815C6B"/>
    <w:rsid w:val="00816DB6"/>
    <w:rsid w:val="00816F83"/>
    <w:rsid w:val="00820389"/>
    <w:rsid w:val="008205D4"/>
    <w:rsid w:val="00820AC9"/>
    <w:rsid w:val="008219EB"/>
    <w:rsid w:val="00821B51"/>
    <w:rsid w:val="008227E6"/>
    <w:rsid w:val="0082355A"/>
    <w:rsid w:val="0082533E"/>
    <w:rsid w:val="0082622B"/>
    <w:rsid w:val="008265A8"/>
    <w:rsid w:val="00827ADB"/>
    <w:rsid w:val="008315F4"/>
    <w:rsid w:val="00835DCC"/>
    <w:rsid w:val="00837401"/>
    <w:rsid w:val="00840BB7"/>
    <w:rsid w:val="008426E4"/>
    <w:rsid w:val="008453FA"/>
    <w:rsid w:val="008525B1"/>
    <w:rsid w:val="00852607"/>
    <w:rsid w:val="00852711"/>
    <w:rsid w:val="0085309E"/>
    <w:rsid w:val="0085659A"/>
    <w:rsid w:val="0085771A"/>
    <w:rsid w:val="00860584"/>
    <w:rsid w:val="00861532"/>
    <w:rsid w:val="008618F8"/>
    <w:rsid w:val="00863F7F"/>
    <w:rsid w:val="008641EF"/>
    <w:rsid w:val="00865617"/>
    <w:rsid w:val="00865642"/>
    <w:rsid w:val="0086637C"/>
    <w:rsid w:val="00870B5C"/>
    <w:rsid w:val="00873BE0"/>
    <w:rsid w:val="008750E3"/>
    <w:rsid w:val="00875747"/>
    <w:rsid w:val="00876DDC"/>
    <w:rsid w:val="008813DF"/>
    <w:rsid w:val="0088250E"/>
    <w:rsid w:val="00882A47"/>
    <w:rsid w:val="00883AA3"/>
    <w:rsid w:val="00884A8A"/>
    <w:rsid w:val="00890F08"/>
    <w:rsid w:val="00893F0C"/>
    <w:rsid w:val="00894BCF"/>
    <w:rsid w:val="008A286C"/>
    <w:rsid w:val="008A39D0"/>
    <w:rsid w:val="008A4CDB"/>
    <w:rsid w:val="008A5170"/>
    <w:rsid w:val="008A5512"/>
    <w:rsid w:val="008A5AAD"/>
    <w:rsid w:val="008A7BBC"/>
    <w:rsid w:val="008B3857"/>
    <w:rsid w:val="008B4584"/>
    <w:rsid w:val="008B6DAA"/>
    <w:rsid w:val="008B780F"/>
    <w:rsid w:val="008C0844"/>
    <w:rsid w:val="008C246C"/>
    <w:rsid w:val="008C2A86"/>
    <w:rsid w:val="008C3830"/>
    <w:rsid w:val="008C4088"/>
    <w:rsid w:val="008C6BD2"/>
    <w:rsid w:val="008D0222"/>
    <w:rsid w:val="008D1F19"/>
    <w:rsid w:val="008D219C"/>
    <w:rsid w:val="008D3138"/>
    <w:rsid w:val="008D631C"/>
    <w:rsid w:val="008D7858"/>
    <w:rsid w:val="008E09AB"/>
    <w:rsid w:val="008E2B5A"/>
    <w:rsid w:val="008E44A7"/>
    <w:rsid w:val="008E56CC"/>
    <w:rsid w:val="008E732C"/>
    <w:rsid w:val="008F1EEF"/>
    <w:rsid w:val="008F2166"/>
    <w:rsid w:val="008F3B98"/>
    <w:rsid w:val="008F494C"/>
    <w:rsid w:val="008F5A21"/>
    <w:rsid w:val="008F7EE0"/>
    <w:rsid w:val="00900094"/>
    <w:rsid w:val="009013BE"/>
    <w:rsid w:val="009062CA"/>
    <w:rsid w:val="00907617"/>
    <w:rsid w:val="009112AB"/>
    <w:rsid w:val="009211E5"/>
    <w:rsid w:val="009213D0"/>
    <w:rsid w:val="009220D9"/>
    <w:rsid w:val="00924E59"/>
    <w:rsid w:val="009265CC"/>
    <w:rsid w:val="00927483"/>
    <w:rsid w:val="009301AB"/>
    <w:rsid w:val="0093099D"/>
    <w:rsid w:val="00930F11"/>
    <w:rsid w:val="00936233"/>
    <w:rsid w:val="00936B08"/>
    <w:rsid w:val="00937D7C"/>
    <w:rsid w:val="00937F8B"/>
    <w:rsid w:val="00940DF8"/>
    <w:rsid w:val="0094294D"/>
    <w:rsid w:val="00943C65"/>
    <w:rsid w:val="0094430F"/>
    <w:rsid w:val="00946431"/>
    <w:rsid w:val="009475AE"/>
    <w:rsid w:val="00952281"/>
    <w:rsid w:val="00956DE8"/>
    <w:rsid w:val="00960475"/>
    <w:rsid w:val="00961152"/>
    <w:rsid w:val="009615B8"/>
    <w:rsid w:val="00961A62"/>
    <w:rsid w:val="009641A2"/>
    <w:rsid w:val="00965456"/>
    <w:rsid w:val="00966368"/>
    <w:rsid w:val="009666D4"/>
    <w:rsid w:val="00967BF5"/>
    <w:rsid w:val="00970308"/>
    <w:rsid w:val="0097036D"/>
    <w:rsid w:val="009706B8"/>
    <w:rsid w:val="00973EC3"/>
    <w:rsid w:val="00974CD3"/>
    <w:rsid w:val="0097518D"/>
    <w:rsid w:val="00976C82"/>
    <w:rsid w:val="009808B4"/>
    <w:rsid w:val="00981963"/>
    <w:rsid w:val="00981BD4"/>
    <w:rsid w:val="0098214F"/>
    <w:rsid w:val="00982152"/>
    <w:rsid w:val="00984350"/>
    <w:rsid w:val="00984777"/>
    <w:rsid w:val="00985B1F"/>
    <w:rsid w:val="00987392"/>
    <w:rsid w:val="00990F24"/>
    <w:rsid w:val="0099140C"/>
    <w:rsid w:val="00997644"/>
    <w:rsid w:val="00997668"/>
    <w:rsid w:val="009978D7"/>
    <w:rsid w:val="00997C67"/>
    <w:rsid w:val="009A10A0"/>
    <w:rsid w:val="009A1523"/>
    <w:rsid w:val="009A3323"/>
    <w:rsid w:val="009A6271"/>
    <w:rsid w:val="009A6474"/>
    <w:rsid w:val="009A64E2"/>
    <w:rsid w:val="009A6E51"/>
    <w:rsid w:val="009B05F7"/>
    <w:rsid w:val="009B130A"/>
    <w:rsid w:val="009B2E3E"/>
    <w:rsid w:val="009B535C"/>
    <w:rsid w:val="009B6562"/>
    <w:rsid w:val="009B6EC6"/>
    <w:rsid w:val="009B7569"/>
    <w:rsid w:val="009C03CC"/>
    <w:rsid w:val="009C37D5"/>
    <w:rsid w:val="009C43EB"/>
    <w:rsid w:val="009C4640"/>
    <w:rsid w:val="009C5026"/>
    <w:rsid w:val="009C63F4"/>
    <w:rsid w:val="009C6419"/>
    <w:rsid w:val="009D0AEF"/>
    <w:rsid w:val="009D2340"/>
    <w:rsid w:val="009D3019"/>
    <w:rsid w:val="009D3193"/>
    <w:rsid w:val="009D4509"/>
    <w:rsid w:val="009E00E9"/>
    <w:rsid w:val="009E16DB"/>
    <w:rsid w:val="009E1DC3"/>
    <w:rsid w:val="009E43A4"/>
    <w:rsid w:val="009E7057"/>
    <w:rsid w:val="009F0846"/>
    <w:rsid w:val="009F142C"/>
    <w:rsid w:val="009F1F1D"/>
    <w:rsid w:val="009F2898"/>
    <w:rsid w:val="009F34A1"/>
    <w:rsid w:val="009F39FC"/>
    <w:rsid w:val="009F4EC4"/>
    <w:rsid w:val="009F5A09"/>
    <w:rsid w:val="009F643E"/>
    <w:rsid w:val="009F6948"/>
    <w:rsid w:val="009F7F93"/>
    <w:rsid w:val="00A02DF5"/>
    <w:rsid w:val="00A02F7F"/>
    <w:rsid w:val="00A0471D"/>
    <w:rsid w:val="00A071B8"/>
    <w:rsid w:val="00A07C96"/>
    <w:rsid w:val="00A10CFF"/>
    <w:rsid w:val="00A122C4"/>
    <w:rsid w:val="00A125B1"/>
    <w:rsid w:val="00A12B37"/>
    <w:rsid w:val="00A13295"/>
    <w:rsid w:val="00A145DF"/>
    <w:rsid w:val="00A14C3F"/>
    <w:rsid w:val="00A17F29"/>
    <w:rsid w:val="00A2059E"/>
    <w:rsid w:val="00A207CA"/>
    <w:rsid w:val="00A21CC8"/>
    <w:rsid w:val="00A24DF7"/>
    <w:rsid w:val="00A32884"/>
    <w:rsid w:val="00A32CFB"/>
    <w:rsid w:val="00A338E6"/>
    <w:rsid w:val="00A33F05"/>
    <w:rsid w:val="00A35E53"/>
    <w:rsid w:val="00A45118"/>
    <w:rsid w:val="00A455FF"/>
    <w:rsid w:val="00A475D1"/>
    <w:rsid w:val="00A47F26"/>
    <w:rsid w:val="00A52801"/>
    <w:rsid w:val="00A54930"/>
    <w:rsid w:val="00A55D82"/>
    <w:rsid w:val="00A56272"/>
    <w:rsid w:val="00A57DAD"/>
    <w:rsid w:val="00A57EE7"/>
    <w:rsid w:val="00A6034A"/>
    <w:rsid w:val="00A63600"/>
    <w:rsid w:val="00A63672"/>
    <w:rsid w:val="00A6654F"/>
    <w:rsid w:val="00A66C59"/>
    <w:rsid w:val="00A67F75"/>
    <w:rsid w:val="00A70218"/>
    <w:rsid w:val="00A70727"/>
    <w:rsid w:val="00A72FAE"/>
    <w:rsid w:val="00A74B76"/>
    <w:rsid w:val="00A768C9"/>
    <w:rsid w:val="00A76FF8"/>
    <w:rsid w:val="00A8047C"/>
    <w:rsid w:val="00A81BAD"/>
    <w:rsid w:val="00A82F3D"/>
    <w:rsid w:val="00A852F8"/>
    <w:rsid w:val="00A8708C"/>
    <w:rsid w:val="00A92020"/>
    <w:rsid w:val="00A925BA"/>
    <w:rsid w:val="00A94015"/>
    <w:rsid w:val="00A97876"/>
    <w:rsid w:val="00A97CD8"/>
    <w:rsid w:val="00AA06CA"/>
    <w:rsid w:val="00AA0FD4"/>
    <w:rsid w:val="00AA2B8E"/>
    <w:rsid w:val="00AA348B"/>
    <w:rsid w:val="00AA35B4"/>
    <w:rsid w:val="00AA453C"/>
    <w:rsid w:val="00AB0BFD"/>
    <w:rsid w:val="00AB48FD"/>
    <w:rsid w:val="00AB7C76"/>
    <w:rsid w:val="00AB7FA4"/>
    <w:rsid w:val="00AC20DB"/>
    <w:rsid w:val="00AC29EA"/>
    <w:rsid w:val="00AC3C07"/>
    <w:rsid w:val="00AC4E31"/>
    <w:rsid w:val="00AC57AC"/>
    <w:rsid w:val="00AC5ECF"/>
    <w:rsid w:val="00AC63B0"/>
    <w:rsid w:val="00AC658D"/>
    <w:rsid w:val="00AD207C"/>
    <w:rsid w:val="00AD52DD"/>
    <w:rsid w:val="00AD68CA"/>
    <w:rsid w:val="00AD6AA4"/>
    <w:rsid w:val="00AD6F6B"/>
    <w:rsid w:val="00AD74EB"/>
    <w:rsid w:val="00AE0A8B"/>
    <w:rsid w:val="00AE1C41"/>
    <w:rsid w:val="00AE3A50"/>
    <w:rsid w:val="00AE4C79"/>
    <w:rsid w:val="00AE4E1F"/>
    <w:rsid w:val="00AE5262"/>
    <w:rsid w:val="00AE70C8"/>
    <w:rsid w:val="00AE73E5"/>
    <w:rsid w:val="00AF01ED"/>
    <w:rsid w:val="00AF1546"/>
    <w:rsid w:val="00AF206C"/>
    <w:rsid w:val="00B01D13"/>
    <w:rsid w:val="00B02ACF"/>
    <w:rsid w:val="00B03DF2"/>
    <w:rsid w:val="00B05502"/>
    <w:rsid w:val="00B05681"/>
    <w:rsid w:val="00B12097"/>
    <w:rsid w:val="00B14393"/>
    <w:rsid w:val="00B143F6"/>
    <w:rsid w:val="00B14D07"/>
    <w:rsid w:val="00B156DA"/>
    <w:rsid w:val="00B157F8"/>
    <w:rsid w:val="00B16445"/>
    <w:rsid w:val="00B1732C"/>
    <w:rsid w:val="00B176C9"/>
    <w:rsid w:val="00B22339"/>
    <w:rsid w:val="00B237F1"/>
    <w:rsid w:val="00B24C69"/>
    <w:rsid w:val="00B25660"/>
    <w:rsid w:val="00B27085"/>
    <w:rsid w:val="00B31895"/>
    <w:rsid w:val="00B31920"/>
    <w:rsid w:val="00B323DA"/>
    <w:rsid w:val="00B33410"/>
    <w:rsid w:val="00B35690"/>
    <w:rsid w:val="00B35F09"/>
    <w:rsid w:val="00B36C24"/>
    <w:rsid w:val="00B370B8"/>
    <w:rsid w:val="00B40485"/>
    <w:rsid w:val="00B405FF"/>
    <w:rsid w:val="00B40953"/>
    <w:rsid w:val="00B40AEB"/>
    <w:rsid w:val="00B410D4"/>
    <w:rsid w:val="00B432F0"/>
    <w:rsid w:val="00B455C5"/>
    <w:rsid w:val="00B4601C"/>
    <w:rsid w:val="00B46E44"/>
    <w:rsid w:val="00B515AC"/>
    <w:rsid w:val="00B5180F"/>
    <w:rsid w:val="00B54613"/>
    <w:rsid w:val="00B564E0"/>
    <w:rsid w:val="00B5660F"/>
    <w:rsid w:val="00B56923"/>
    <w:rsid w:val="00B6043E"/>
    <w:rsid w:val="00B60B81"/>
    <w:rsid w:val="00B6185E"/>
    <w:rsid w:val="00B61D05"/>
    <w:rsid w:val="00B6214B"/>
    <w:rsid w:val="00B623A8"/>
    <w:rsid w:val="00B64656"/>
    <w:rsid w:val="00B6532F"/>
    <w:rsid w:val="00B6667E"/>
    <w:rsid w:val="00B671B4"/>
    <w:rsid w:val="00B701BD"/>
    <w:rsid w:val="00B7083A"/>
    <w:rsid w:val="00B71ED5"/>
    <w:rsid w:val="00B80402"/>
    <w:rsid w:val="00B845A2"/>
    <w:rsid w:val="00B85C28"/>
    <w:rsid w:val="00B86680"/>
    <w:rsid w:val="00B90237"/>
    <w:rsid w:val="00B9147B"/>
    <w:rsid w:val="00B91A02"/>
    <w:rsid w:val="00B91B0E"/>
    <w:rsid w:val="00B94888"/>
    <w:rsid w:val="00B95406"/>
    <w:rsid w:val="00BA02E2"/>
    <w:rsid w:val="00BA0A3B"/>
    <w:rsid w:val="00BA30E4"/>
    <w:rsid w:val="00BA4C31"/>
    <w:rsid w:val="00BB1933"/>
    <w:rsid w:val="00BB24BE"/>
    <w:rsid w:val="00BB3A0E"/>
    <w:rsid w:val="00BB3CDC"/>
    <w:rsid w:val="00BB483C"/>
    <w:rsid w:val="00BB7086"/>
    <w:rsid w:val="00BC0C72"/>
    <w:rsid w:val="00BC1D02"/>
    <w:rsid w:val="00BC224B"/>
    <w:rsid w:val="00BC2709"/>
    <w:rsid w:val="00BC5182"/>
    <w:rsid w:val="00BC63D7"/>
    <w:rsid w:val="00BC6B2B"/>
    <w:rsid w:val="00BC6E32"/>
    <w:rsid w:val="00BC7630"/>
    <w:rsid w:val="00BD4FBE"/>
    <w:rsid w:val="00BD61E6"/>
    <w:rsid w:val="00BD6B09"/>
    <w:rsid w:val="00BE0DA4"/>
    <w:rsid w:val="00BE144E"/>
    <w:rsid w:val="00BE16CB"/>
    <w:rsid w:val="00BE2898"/>
    <w:rsid w:val="00BE35D2"/>
    <w:rsid w:val="00BE3F35"/>
    <w:rsid w:val="00BE75BA"/>
    <w:rsid w:val="00BE77A1"/>
    <w:rsid w:val="00BF10D9"/>
    <w:rsid w:val="00BF7F6E"/>
    <w:rsid w:val="00C0203F"/>
    <w:rsid w:val="00C02A25"/>
    <w:rsid w:val="00C03BAF"/>
    <w:rsid w:val="00C07932"/>
    <w:rsid w:val="00C115E0"/>
    <w:rsid w:val="00C1427B"/>
    <w:rsid w:val="00C15505"/>
    <w:rsid w:val="00C1559C"/>
    <w:rsid w:val="00C15870"/>
    <w:rsid w:val="00C22303"/>
    <w:rsid w:val="00C240ED"/>
    <w:rsid w:val="00C25069"/>
    <w:rsid w:val="00C33F78"/>
    <w:rsid w:val="00C352B1"/>
    <w:rsid w:val="00C3644A"/>
    <w:rsid w:val="00C37D3E"/>
    <w:rsid w:val="00C40D59"/>
    <w:rsid w:val="00C4178F"/>
    <w:rsid w:val="00C41F82"/>
    <w:rsid w:val="00C45410"/>
    <w:rsid w:val="00C45BC3"/>
    <w:rsid w:val="00C512E3"/>
    <w:rsid w:val="00C52A1D"/>
    <w:rsid w:val="00C53759"/>
    <w:rsid w:val="00C618F3"/>
    <w:rsid w:val="00C61BF3"/>
    <w:rsid w:val="00C62221"/>
    <w:rsid w:val="00C63D23"/>
    <w:rsid w:val="00C647B2"/>
    <w:rsid w:val="00C659E4"/>
    <w:rsid w:val="00C70D08"/>
    <w:rsid w:val="00C710F7"/>
    <w:rsid w:val="00C7164D"/>
    <w:rsid w:val="00C74F37"/>
    <w:rsid w:val="00C76B22"/>
    <w:rsid w:val="00C76F22"/>
    <w:rsid w:val="00C81549"/>
    <w:rsid w:val="00C8292D"/>
    <w:rsid w:val="00C82DD9"/>
    <w:rsid w:val="00C83116"/>
    <w:rsid w:val="00C83AF7"/>
    <w:rsid w:val="00C83F99"/>
    <w:rsid w:val="00C8511C"/>
    <w:rsid w:val="00C8649E"/>
    <w:rsid w:val="00C873E5"/>
    <w:rsid w:val="00C87711"/>
    <w:rsid w:val="00C9226D"/>
    <w:rsid w:val="00C92A6C"/>
    <w:rsid w:val="00C93993"/>
    <w:rsid w:val="00C94499"/>
    <w:rsid w:val="00C950AA"/>
    <w:rsid w:val="00C95625"/>
    <w:rsid w:val="00C96E12"/>
    <w:rsid w:val="00CA0BBE"/>
    <w:rsid w:val="00CA12D5"/>
    <w:rsid w:val="00CA4204"/>
    <w:rsid w:val="00CA71D3"/>
    <w:rsid w:val="00CA73E5"/>
    <w:rsid w:val="00CB00F1"/>
    <w:rsid w:val="00CB024F"/>
    <w:rsid w:val="00CB2237"/>
    <w:rsid w:val="00CB2BC6"/>
    <w:rsid w:val="00CB2F94"/>
    <w:rsid w:val="00CB6C17"/>
    <w:rsid w:val="00CB6EA2"/>
    <w:rsid w:val="00CB7152"/>
    <w:rsid w:val="00CC2E2F"/>
    <w:rsid w:val="00CC2F05"/>
    <w:rsid w:val="00CC38F6"/>
    <w:rsid w:val="00CC3E5A"/>
    <w:rsid w:val="00CC64E8"/>
    <w:rsid w:val="00CC7008"/>
    <w:rsid w:val="00CC7349"/>
    <w:rsid w:val="00CC7504"/>
    <w:rsid w:val="00CD02EB"/>
    <w:rsid w:val="00CD107D"/>
    <w:rsid w:val="00CD15CA"/>
    <w:rsid w:val="00CD325B"/>
    <w:rsid w:val="00CD3F94"/>
    <w:rsid w:val="00CD5117"/>
    <w:rsid w:val="00CD76E0"/>
    <w:rsid w:val="00CE0BB2"/>
    <w:rsid w:val="00CE135A"/>
    <w:rsid w:val="00CE32EE"/>
    <w:rsid w:val="00CE5992"/>
    <w:rsid w:val="00CE6D8B"/>
    <w:rsid w:val="00CE778B"/>
    <w:rsid w:val="00CE79F0"/>
    <w:rsid w:val="00CF0A30"/>
    <w:rsid w:val="00CF18F4"/>
    <w:rsid w:val="00CF5EE6"/>
    <w:rsid w:val="00CF7443"/>
    <w:rsid w:val="00CF7929"/>
    <w:rsid w:val="00D03804"/>
    <w:rsid w:val="00D06B0D"/>
    <w:rsid w:val="00D06CC4"/>
    <w:rsid w:val="00D07818"/>
    <w:rsid w:val="00D079F0"/>
    <w:rsid w:val="00D115AB"/>
    <w:rsid w:val="00D1181E"/>
    <w:rsid w:val="00D13D36"/>
    <w:rsid w:val="00D14D49"/>
    <w:rsid w:val="00D16B99"/>
    <w:rsid w:val="00D17963"/>
    <w:rsid w:val="00D17C76"/>
    <w:rsid w:val="00D2118A"/>
    <w:rsid w:val="00D213E3"/>
    <w:rsid w:val="00D22196"/>
    <w:rsid w:val="00D22227"/>
    <w:rsid w:val="00D222AE"/>
    <w:rsid w:val="00D23608"/>
    <w:rsid w:val="00D2519C"/>
    <w:rsid w:val="00D26EF4"/>
    <w:rsid w:val="00D303C2"/>
    <w:rsid w:val="00D32246"/>
    <w:rsid w:val="00D34B3B"/>
    <w:rsid w:val="00D35074"/>
    <w:rsid w:val="00D358F8"/>
    <w:rsid w:val="00D41387"/>
    <w:rsid w:val="00D46B29"/>
    <w:rsid w:val="00D47DD9"/>
    <w:rsid w:val="00D50CA1"/>
    <w:rsid w:val="00D54979"/>
    <w:rsid w:val="00D563CC"/>
    <w:rsid w:val="00D601AD"/>
    <w:rsid w:val="00D62A13"/>
    <w:rsid w:val="00D63AE9"/>
    <w:rsid w:val="00D63D8E"/>
    <w:rsid w:val="00D64705"/>
    <w:rsid w:val="00D66710"/>
    <w:rsid w:val="00D70B92"/>
    <w:rsid w:val="00D71F71"/>
    <w:rsid w:val="00D7282E"/>
    <w:rsid w:val="00D72A3A"/>
    <w:rsid w:val="00D72F4A"/>
    <w:rsid w:val="00D74A77"/>
    <w:rsid w:val="00D755F2"/>
    <w:rsid w:val="00D760D7"/>
    <w:rsid w:val="00D769CD"/>
    <w:rsid w:val="00D7738A"/>
    <w:rsid w:val="00D82734"/>
    <w:rsid w:val="00D827E0"/>
    <w:rsid w:val="00D84A55"/>
    <w:rsid w:val="00D85F32"/>
    <w:rsid w:val="00D86EA7"/>
    <w:rsid w:val="00D877AA"/>
    <w:rsid w:val="00D932D9"/>
    <w:rsid w:val="00D939A1"/>
    <w:rsid w:val="00D944D0"/>
    <w:rsid w:val="00D94E9B"/>
    <w:rsid w:val="00D964B9"/>
    <w:rsid w:val="00DA0944"/>
    <w:rsid w:val="00DA0DF3"/>
    <w:rsid w:val="00DA1FEB"/>
    <w:rsid w:val="00DA3F38"/>
    <w:rsid w:val="00DA5FC1"/>
    <w:rsid w:val="00DB13BD"/>
    <w:rsid w:val="00DB3585"/>
    <w:rsid w:val="00DB3959"/>
    <w:rsid w:val="00DB3A44"/>
    <w:rsid w:val="00DB4059"/>
    <w:rsid w:val="00DB44F2"/>
    <w:rsid w:val="00DB57F1"/>
    <w:rsid w:val="00DC0083"/>
    <w:rsid w:val="00DC05E8"/>
    <w:rsid w:val="00DC0634"/>
    <w:rsid w:val="00DC239A"/>
    <w:rsid w:val="00DC41D9"/>
    <w:rsid w:val="00DC4A32"/>
    <w:rsid w:val="00DC68D2"/>
    <w:rsid w:val="00DD25A2"/>
    <w:rsid w:val="00DD4B34"/>
    <w:rsid w:val="00DD7C3F"/>
    <w:rsid w:val="00DE252D"/>
    <w:rsid w:val="00DE2543"/>
    <w:rsid w:val="00DE2A40"/>
    <w:rsid w:val="00DE347E"/>
    <w:rsid w:val="00DE52BD"/>
    <w:rsid w:val="00DE6E99"/>
    <w:rsid w:val="00DF03EC"/>
    <w:rsid w:val="00DF0F4C"/>
    <w:rsid w:val="00DF2663"/>
    <w:rsid w:val="00DF6C57"/>
    <w:rsid w:val="00DF78EE"/>
    <w:rsid w:val="00E00439"/>
    <w:rsid w:val="00E00AEF"/>
    <w:rsid w:val="00E01C62"/>
    <w:rsid w:val="00E02672"/>
    <w:rsid w:val="00E02827"/>
    <w:rsid w:val="00E036E4"/>
    <w:rsid w:val="00E04066"/>
    <w:rsid w:val="00E06154"/>
    <w:rsid w:val="00E1053A"/>
    <w:rsid w:val="00E120D5"/>
    <w:rsid w:val="00E122E6"/>
    <w:rsid w:val="00E128ED"/>
    <w:rsid w:val="00E12B3D"/>
    <w:rsid w:val="00E14075"/>
    <w:rsid w:val="00E1522D"/>
    <w:rsid w:val="00E257D7"/>
    <w:rsid w:val="00E3029B"/>
    <w:rsid w:val="00E33540"/>
    <w:rsid w:val="00E335A5"/>
    <w:rsid w:val="00E338EA"/>
    <w:rsid w:val="00E460AD"/>
    <w:rsid w:val="00E4706D"/>
    <w:rsid w:val="00E475D2"/>
    <w:rsid w:val="00E5032A"/>
    <w:rsid w:val="00E506D2"/>
    <w:rsid w:val="00E50CF2"/>
    <w:rsid w:val="00E51876"/>
    <w:rsid w:val="00E51D76"/>
    <w:rsid w:val="00E52491"/>
    <w:rsid w:val="00E52D76"/>
    <w:rsid w:val="00E55D0E"/>
    <w:rsid w:val="00E5761A"/>
    <w:rsid w:val="00E61F91"/>
    <w:rsid w:val="00E644FC"/>
    <w:rsid w:val="00E70CA1"/>
    <w:rsid w:val="00E71ADD"/>
    <w:rsid w:val="00E746DF"/>
    <w:rsid w:val="00E766C2"/>
    <w:rsid w:val="00E774DE"/>
    <w:rsid w:val="00E8008F"/>
    <w:rsid w:val="00E829AB"/>
    <w:rsid w:val="00E84588"/>
    <w:rsid w:val="00E87F0D"/>
    <w:rsid w:val="00E90044"/>
    <w:rsid w:val="00E908BC"/>
    <w:rsid w:val="00E9132F"/>
    <w:rsid w:val="00E91A97"/>
    <w:rsid w:val="00E91C40"/>
    <w:rsid w:val="00E93AA3"/>
    <w:rsid w:val="00E960C0"/>
    <w:rsid w:val="00E976D8"/>
    <w:rsid w:val="00EA03A5"/>
    <w:rsid w:val="00EA2A14"/>
    <w:rsid w:val="00EA4078"/>
    <w:rsid w:val="00EA4CE8"/>
    <w:rsid w:val="00EA5A88"/>
    <w:rsid w:val="00EA5DEE"/>
    <w:rsid w:val="00EA5E07"/>
    <w:rsid w:val="00EA7879"/>
    <w:rsid w:val="00EA7FCA"/>
    <w:rsid w:val="00EB01ED"/>
    <w:rsid w:val="00EB44EE"/>
    <w:rsid w:val="00EB6FA8"/>
    <w:rsid w:val="00EC0D29"/>
    <w:rsid w:val="00EC5EF8"/>
    <w:rsid w:val="00EC7F4D"/>
    <w:rsid w:val="00ED1C62"/>
    <w:rsid w:val="00ED241D"/>
    <w:rsid w:val="00ED2E34"/>
    <w:rsid w:val="00ED3955"/>
    <w:rsid w:val="00ED4AE9"/>
    <w:rsid w:val="00ED4D17"/>
    <w:rsid w:val="00EE12D1"/>
    <w:rsid w:val="00EE1349"/>
    <w:rsid w:val="00EE2E84"/>
    <w:rsid w:val="00EE3EC8"/>
    <w:rsid w:val="00EE487F"/>
    <w:rsid w:val="00EE581F"/>
    <w:rsid w:val="00EE76A4"/>
    <w:rsid w:val="00EE7C7C"/>
    <w:rsid w:val="00EF04EE"/>
    <w:rsid w:val="00EF6494"/>
    <w:rsid w:val="00EF7957"/>
    <w:rsid w:val="00F00B7C"/>
    <w:rsid w:val="00F03A8C"/>
    <w:rsid w:val="00F03B7B"/>
    <w:rsid w:val="00F04287"/>
    <w:rsid w:val="00F04DD9"/>
    <w:rsid w:val="00F07D23"/>
    <w:rsid w:val="00F10D1B"/>
    <w:rsid w:val="00F144F4"/>
    <w:rsid w:val="00F15881"/>
    <w:rsid w:val="00F17036"/>
    <w:rsid w:val="00F203EF"/>
    <w:rsid w:val="00F241D6"/>
    <w:rsid w:val="00F263D0"/>
    <w:rsid w:val="00F302BE"/>
    <w:rsid w:val="00F3239B"/>
    <w:rsid w:val="00F33530"/>
    <w:rsid w:val="00F33D3D"/>
    <w:rsid w:val="00F361A0"/>
    <w:rsid w:val="00F3756D"/>
    <w:rsid w:val="00F41B2F"/>
    <w:rsid w:val="00F442E5"/>
    <w:rsid w:val="00F4534A"/>
    <w:rsid w:val="00F473A9"/>
    <w:rsid w:val="00F503C1"/>
    <w:rsid w:val="00F5157F"/>
    <w:rsid w:val="00F51BE2"/>
    <w:rsid w:val="00F52DA7"/>
    <w:rsid w:val="00F52F1C"/>
    <w:rsid w:val="00F54830"/>
    <w:rsid w:val="00F54DF9"/>
    <w:rsid w:val="00F56834"/>
    <w:rsid w:val="00F62D4E"/>
    <w:rsid w:val="00F63D38"/>
    <w:rsid w:val="00F65434"/>
    <w:rsid w:val="00F66F4C"/>
    <w:rsid w:val="00F71361"/>
    <w:rsid w:val="00F714CB"/>
    <w:rsid w:val="00F732F4"/>
    <w:rsid w:val="00F73437"/>
    <w:rsid w:val="00F73505"/>
    <w:rsid w:val="00F746F2"/>
    <w:rsid w:val="00F74B59"/>
    <w:rsid w:val="00F7535D"/>
    <w:rsid w:val="00F755F5"/>
    <w:rsid w:val="00F76F04"/>
    <w:rsid w:val="00F824FB"/>
    <w:rsid w:val="00F847FC"/>
    <w:rsid w:val="00F860EC"/>
    <w:rsid w:val="00F8632D"/>
    <w:rsid w:val="00F9052E"/>
    <w:rsid w:val="00F95815"/>
    <w:rsid w:val="00F96385"/>
    <w:rsid w:val="00F96614"/>
    <w:rsid w:val="00F97CFD"/>
    <w:rsid w:val="00FA163B"/>
    <w:rsid w:val="00FA2195"/>
    <w:rsid w:val="00FA3878"/>
    <w:rsid w:val="00FA4882"/>
    <w:rsid w:val="00FA5B81"/>
    <w:rsid w:val="00FA783E"/>
    <w:rsid w:val="00FA7A7E"/>
    <w:rsid w:val="00FA7E56"/>
    <w:rsid w:val="00FB3AB7"/>
    <w:rsid w:val="00FB4596"/>
    <w:rsid w:val="00FB4D02"/>
    <w:rsid w:val="00FB53FF"/>
    <w:rsid w:val="00FC0292"/>
    <w:rsid w:val="00FC367D"/>
    <w:rsid w:val="00FC72F3"/>
    <w:rsid w:val="00FC79FD"/>
    <w:rsid w:val="00FD1AB9"/>
    <w:rsid w:val="00FD3409"/>
    <w:rsid w:val="00FD4225"/>
    <w:rsid w:val="00FD425D"/>
    <w:rsid w:val="00FD55A7"/>
    <w:rsid w:val="00FE3175"/>
    <w:rsid w:val="00FE4578"/>
    <w:rsid w:val="00FE6CD0"/>
    <w:rsid w:val="00FF446B"/>
    <w:rsid w:val="00FF4DED"/>
    <w:rsid w:val="00FF5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8D59BE"/>
  <w15:chartTrackingRefBased/>
  <w15:docId w15:val="{26BA4C61-59E5-40BB-B6A0-D51AE3165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7E6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E96"/>
    <w:pPr>
      <w:keepNext/>
      <w:keepLines/>
      <w:pBdr>
        <w:bottom w:val="single" w:sz="12" w:space="1" w:color="auto"/>
      </w:pBdr>
      <w:spacing w:before="160" w:after="120"/>
      <w:jc w:val="both"/>
      <w:outlineLvl w:val="0"/>
    </w:pPr>
    <w:rPr>
      <w:rFonts w:ascii="Times New Roman" w:eastAsiaTheme="majorEastAsia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27E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227E6"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D50A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B2E96"/>
    <w:rPr>
      <w:rFonts w:ascii="Times New Roman" w:eastAsiaTheme="majorEastAsia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Revision">
    <w:name w:val="Revision"/>
    <w:hidden/>
    <w:uiPriority w:val="99"/>
    <w:semiHidden/>
    <w:rsid w:val="00B157F8"/>
    <w:pPr>
      <w:spacing w:after="0" w:line="240" w:lineRule="auto"/>
    </w:pPr>
    <w:rPr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14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3F6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43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3F6"/>
    <w:rPr>
      <w:kern w:val="0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C76B2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1BD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BC1D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C1D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C1D02"/>
    <w:rPr>
      <w:kern w:val="0"/>
      <w:sz w:val="20"/>
      <w:szCs w:val="20"/>
      <w:lang w:val="en-US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1D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1D02"/>
    <w:rPr>
      <w:b/>
      <w:bCs/>
      <w:kern w:val="0"/>
      <w:sz w:val="20"/>
      <w:szCs w:val="20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804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6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9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BA9D13-746F-4980-BB0D-1172558C6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1218</Words>
  <Characters>7604</Characters>
  <Application>Microsoft Office Word</Application>
  <DocSecurity>0</DocSecurity>
  <Lines>126</Lines>
  <Paragraphs>64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Hosne Mobarok Shamim</dc:creator>
  <cp:keywords/>
  <dc:description/>
  <cp:lastModifiedBy>Morandotti, Roberto</cp:lastModifiedBy>
  <cp:revision>2</cp:revision>
  <cp:lastPrinted>2025-08-01T20:26:00Z</cp:lastPrinted>
  <dcterms:created xsi:type="dcterms:W3CDTF">2026-02-11T02:49:00Z</dcterms:created>
  <dcterms:modified xsi:type="dcterms:W3CDTF">2026-02-11T02:49:00Z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http://www.zotero.org/styles/apa</vt:lpwstr>
  </property>
  <property fmtid="{D5CDD505-2E9C-101B-9397-08002B2CF9AE}" pid="3" name="Mendeley Recent Style Name 0_1">
    <vt:lpwstr>American Psychological Association 7th edition</vt:lpwstr>
  </property>
  <property fmtid="{D5CDD505-2E9C-101B-9397-08002B2CF9AE}" pid="4" name="Mendeley Recent Style Id 1_1">
    <vt:lpwstr>http://www.zotero.org/styles/american-sociological-association</vt:lpwstr>
  </property>
  <property fmtid="{D5CDD505-2E9C-101B-9397-08002B2CF9AE}" pid="5" name="Mendeley Recent Style Name 1_1">
    <vt:lpwstr>American Sociological Association 6th edition</vt:lpwstr>
  </property>
  <property fmtid="{D5CDD505-2E9C-101B-9397-08002B2CF9AE}" pid="6" name="Mendeley Recent Style Id 2_1">
    <vt:lpwstr>http://www.zotero.org/styles/chicago-author-date</vt:lpwstr>
  </property>
  <property fmtid="{D5CDD505-2E9C-101B-9397-08002B2CF9AE}" pid="7" name="Mendeley Recent Style Name 2_1">
    <vt:lpwstr>Chicago Manual of Style 17th edition (author-date)</vt:lpwstr>
  </property>
  <property fmtid="{D5CDD505-2E9C-101B-9397-08002B2CF9AE}" pid="8" name="Mendeley Recent Style Id 3_1">
    <vt:lpwstr>http://www.zotero.org/styles/harvard-cite-them-right</vt:lpwstr>
  </property>
  <property fmtid="{D5CDD505-2E9C-101B-9397-08002B2CF9AE}" pid="9" name="Mendeley Recent Style Name 3_1">
    <vt:lpwstr>Cite Them Right 12th edition - Harvard</vt:lpwstr>
  </property>
  <property fmtid="{D5CDD505-2E9C-101B-9397-08002B2CF9AE}" pid="10" name="Mendeley Recent Style Id 4_1">
    <vt:lpwstr>http://www.zotero.org/styles/japanese-journal-of-applied-physics</vt:lpwstr>
  </property>
  <property fmtid="{D5CDD505-2E9C-101B-9397-08002B2CF9AE}" pid="11" name="Mendeley Recent Style Name 4_1">
    <vt:lpwstr>Japanese Journal of Applied Physics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7th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http://www.zotero.org/styles/optics-express</vt:lpwstr>
  </property>
  <property fmtid="{D5CDD505-2E9C-101B-9397-08002B2CF9AE}" pid="19" name="Mendeley Recent Style Name 8_1">
    <vt:lpwstr>Optics Express</vt:lpwstr>
  </property>
  <property fmtid="{D5CDD505-2E9C-101B-9397-08002B2CF9AE}" pid="20" name="Mendeley Recent Style Id 9_1">
    <vt:lpwstr>http://www.zotero.org/styles/the-optical-society</vt:lpwstr>
  </property>
  <property fmtid="{D5CDD505-2E9C-101B-9397-08002B2CF9AE}" pid="21" name="Mendeley Recent Style Name 9_1">
    <vt:lpwstr>The Optical Society</vt:lpwstr>
  </property>
  <property fmtid="{D5CDD505-2E9C-101B-9397-08002B2CF9AE}" pid="22" name="GrammarlyDocumentId">
    <vt:lpwstr>c699e417-919b-460c-b535-ebf9c28deec7</vt:lpwstr>
  </property>
</Properties>
</file>